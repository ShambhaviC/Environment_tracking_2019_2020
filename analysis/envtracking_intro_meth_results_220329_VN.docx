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4606E" w14:textId="77777777" w:rsidR="006E608B" w:rsidRDefault="00F1216D">
      <w:pPr>
        <w:pStyle w:val="Title"/>
      </w:pPr>
      <w:r>
        <w:t>Tracking a continually changing environment</w:t>
      </w:r>
    </w:p>
    <w:p w14:paraId="713400C0" w14:textId="77777777" w:rsidR="006E608B" w:rsidRDefault="0083003B">
      <w:r>
        <w:rPr>
          <w:noProof/>
        </w:rPr>
        <w:pict w14:anchorId="33A66417">
          <v:rect id="_x0000_i1025" alt="" style="width:468pt;height:.05pt;mso-width-percent:0;mso-height-percent:0;mso-width-percent:0;mso-height-percent:0" o:hralign="center" o:hrstd="t" o:hr="t"/>
        </w:pict>
      </w:r>
    </w:p>
    <w:p w14:paraId="730DA6B5" w14:textId="77777777" w:rsidR="006E608B" w:rsidRDefault="0083003B">
      <w:r>
        <w:rPr>
          <w:noProof/>
        </w:rPr>
        <w:pict w14:anchorId="5C0E37DA">
          <v:rect id="_x0000_i1026" alt="" style="width:468pt;height:.05pt;mso-width-percent:0;mso-height-percent:0;mso-width-percent:0;mso-height-percent:0" o:hralign="center" o:hrstd="t" o:hr="t"/>
        </w:pict>
      </w:r>
    </w:p>
    <w:p w14:paraId="6DC16051" w14:textId="77777777" w:rsidR="006E608B" w:rsidRDefault="00F1216D">
      <w:pPr>
        <w:pStyle w:val="Heading1"/>
      </w:pPr>
      <w:bookmarkStart w:id="0" w:name="introduction"/>
      <w:r>
        <w:t>Introduction</w:t>
      </w:r>
    </w:p>
    <w:p w14:paraId="2E98F94A" w14:textId="77777777" w:rsidR="006E608B" w:rsidRDefault="00F1216D">
      <w:pPr>
        <w:pStyle w:val="FirstParagraph"/>
      </w:pPr>
      <w:r>
        <w:t>Different changes in animals’ environments happen on different time-scales, spanning many orders of magnitude (Buhusi and Meck 2005). Seasonal changes such as the shedding of leaves happen at intervals of several months to a year; circadian changes like the sun rising happen once per day; environmental changes like flowers refilling with nectar occur on the order of hours. Animals use different mechanisms - physiological, cognitive, or a combination of both - in order to deal with these time-based changes. An example of a physiological mechanism is the fluctuation of the levels of the hormones serotonin and melatonin with a twenty-four rhythm, inducing sleep and wakefulness at the appropriate time of the day (Khullar 2012), without requiring any cognition on the part of an animal. Cognitive mechanisms are those by which an animal can acquire, process, store and act on information from its environment (Shettleworth 2010). An example of a cognitive mechanism is when rats are trained to press a lever at an arbitrary time interval a few seconds long in order to receive a reward (Matell, Meck, and Nicolelis 2003).</w:t>
      </w:r>
    </w:p>
    <w:p w14:paraId="3DA05B15" w14:textId="77777777" w:rsidR="006E608B" w:rsidRDefault="00F1216D">
      <w:pPr>
        <w:pStyle w:val="BodyText"/>
      </w:pPr>
      <w:r>
        <w:t xml:space="preserve">When an animal’s behaviour allows it to obtain information about the current state of its environment, the animal can perceive changes to that state and translate it into a behavioural response. In this way animals can </w:t>
      </w:r>
      <w:commentRangeStart w:id="1"/>
      <w:r>
        <w:t xml:space="preserve">‘track’ </w:t>
      </w:r>
      <w:commentRangeEnd w:id="1"/>
      <w:r w:rsidR="008835BB">
        <w:rPr>
          <w:rStyle w:val="CommentReference"/>
        </w:rPr>
        <w:commentReference w:id="1"/>
      </w:r>
      <w:r>
        <w:t>a changing environment (Dunlap and Stephens 2012). When an environment changes very rapidly any information that is gained by tracking it becomes outdated very soon. When an environment changes so slowly there is no consequence in the animal’s lifetime, the effort spent in tracking it does not yield usable information. There is an advantage in tracking environmental change that happens at an intermediate rate: fast enough to be detected but slow enough that there is time to mount a behavioural response to it.</w:t>
      </w:r>
    </w:p>
    <w:p w14:paraId="4BD30E3E" w14:textId="36C45137" w:rsidR="006E608B" w:rsidRDefault="00F1216D">
      <w:pPr>
        <w:pStyle w:val="BodyText"/>
      </w:pPr>
      <w:r>
        <w:t xml:space="preserve">One of the most important changes animals deal with </w:t>
      </w:r>
      <w:ins w:id="2" w:author="Vladislav" w:date="2022-03-28T10:01:00Z">
        <w:r w:rsidR="008835BB">
          <w:t xml:space="preserve">are </w:t>
        </w:r>
      </w:ins>
      <w:r>
        <w:t xml:space="preserve">changes in food availability, which can happen on the order of several months or a few minutes. If these changes happen at regular time-intervals a foraging animal might keep track of the passage of time. If the change is unpredictable and not preceded by any sort of cue, an animal can sample its environment to track its state. Environment tracking studies typically focus on the problem of sampling with a choice between two options (Stephens 1987; Shettleworth et al. 1988; Tamm 1987). One of these options has a fixed value, and the other varies between two states: a ‘good’ state that has a higher value than the fixed option, and a ‘bad’ state that has a lower value. If the variable option switches between its good and bad state unpredictably and not based on a cue, a foraging animal can only know the state of the fluctuating option by sampling it. </w:t>
      </w:r>
      <w:commentRangeStart w:id="3"/>
      <w:r>
        <w:t>‘Sampling’ in this sense of the word is to visit an option that is currently estimated as unprofitable in comparison to its alternative.</w:t>
      </w:r>
      <w:commentRangeEnd w:id="3"/>
      <w:r w:rsidR="008835BB">
        <w:rPr>
          <w:rStyle w:val="CommentReference"/>
        </w:rPr>
        <w:commentReference w:id="3"/>
      </w:r>
    </w:p>
    <w:p w14:paraId="7AD643A6" w14:textId="2D522071" w:rsidR="006E608B" w:rsidRDefault="00F1216D">
      <w:pPr>
        <w:pStyle w:val="BodyText"/>
      </w:pPr>
      <w:del w:id="4" w:author="Vladislav" w:date="2022-03-28T10:23:00Z">
        <w:r w:rsidDel="007A3834">
          <w:lastRenderedPageBreak/>
          <w:delText xml:space="preserve">In reality </w:delText>
        </w:r>
      </w:del>
      <w:r>
        <w:t>many animals forage in environments where they must choose between multiple options that are simultaneously available, and their perception of the difference between the options is subject to the Weber-Fechner Law (Fechner, 1860; Kacelnik and Brito e Abreu 1998). This law states that the just-noticeable difference to a stimulus is proportional to the magnitude of the stimulus. For example adding one biscuit to a plate of two biscuits is much more noticeable than adding one biscuit to a plate of a hundred biscuits.</w:t>
      </w:r>
    </w:p>
    <w:p w14:paraId="08EE436D" w14:textId="77777777" w:rsidR="006E608B" w:rsidRDefault="00F1216D">
      <w:pPr>
        <w:pStyle w:val="BodyText"/>
      </w:pPr>
      <w:r>
        <w:t>Nectar-feeding bats can visit several hundred flowers every night (Voigt, Kelm, and Visser 2006), and can discriminate between the nectar rewards they receive at these flowers based on volume (Toelch and Winter 2007) and concentration (Nachev, Stich, and Winter 2013). Though flowers and the plants that bear them are fixed in space, nectar levels in bat-pollinated flowers can replenish themselves (Lemke 1984). That is, the flowers fluctuate between ‘good’ states (full of nectar) and ‘bad states’ (empty of nectar), but the switch between these states is not abrupt. When a bat visits a flower that is full and empties it, the state of the flower has switched from ‘good’ to ‘bad’ abruptly. This state change is experienced by the bat, who can no longer exploit the flower at that point in time. The switch from ‘bad’ to ‘good’ however is gradual, as the secretion of flower nectar can take several hours.</w:t>
      </w:r>
    </w:p>
    <w:p w14:paraId="379D537C" w14:textId="77777777" w:rsidR="006E608B" w:rsidRDefault="00F1216D">
      <w:pPr>
        <w:pStyle w:val="BodyText"/>
      </w:pPr>
      <w:commentRangeStart w:id="5"/>
      <w:r>
        <w:t xml:space="preserve">The results described in chapter two of this thesis give some insight into the way the Glossophagine bat species </w:t>
      </w:r>
      <w:r>
        <w:rPr>
          <w:i/>
          <w:iCs/>
        </w:rPr>
        <w:t>Glossophaga commissarisi</w:t>
      </w:r>
      <w:r>
        <w:t xml:space="preserve"> chooses between options with changing reward properties. The task the bats faced was a serial reversal task: out of two potentially rewarding options or ‘flowers,’ one flower was rewarding and the other was non-rewarding. After a fixed number of visits had been made, the two flowers simultaneously reversed their rewarding properties - the rewarding flower became non-rewarding and the non-rewarding flower became rewarding. This was an unsignalled and abrupt switch between the ‘good’ and ‘bad’ states of the flower. The decision-making behaviour of the bats changed in response to this environmental change. The bats behaved in a way that was consistent with reinforcement learning. That is, when the bats received reward, i.e., reinforcement, at a flower, they increased the visits they made to it and when they received no reinforcement at a flower, they decreased the visits made to it; this occurred every time there was a reversal.</w:t>
      </w:r>
      <w:commentRangeEnd w:id="5"/>
      <w:r w:rsidR="007A3834">
        <w:rPr>
          <w:rStyle w:val="CommentReference"/>
        </w:rPr>
        <w:commentReference w:id="5"/>
      </w:r>
    </w:p>
    <w:p w14:paraId="2998A04D" w14:textId="77777777" w:rsidR="006E608B" w:rsidRDefault="00F1216D">
      <w:pPr>
        <w:pStyle w:val="BodyText"/>
      </w:pPr>
      <w:r>
        <w:t>In the serial reversal task the flowers’ change between the ‘good’ and the ‘bad’ states was not based on either the passage of time (as it is in a natural environment) or on a probabilistic schedule (as it has previously been modeled). Nevertheless there was a subtle time-component to the animals’ behaviour in the serial reversal task. If every single experience of reinforcement or no reinforcement influenced the behaviour of the bats then there would be a gradual approach to a point where exactly half the visits are made to each flower, regardless of its rewarding properties. Instead, every time a reversal occurred, the bats’ behaviour changed in accordance with their most recent experience of the rewarding properties of the options, and the bats made a consistently high number of visits to the rewarding flower. The bats’ experiences of reward and no reward in the most recent past seemed to influence their behaviour much more than experiences further in the past.</w:t>
      </w:r>
    </w:p>
    <w:p w14:paraId="5F4A8529" w14:textId="77777777" w:rsidR="006E608B" w:rsidRDefault="00F1216D">
      <w:pPr>
        <w:pStyle w:val="BodyText"/>
      </w:pPr>
      <w:r>
        <w:lastRenderedPageBreak/>
        <w:t xml:space="preserve">We aimed to explore the cognitive strategies used by nectar-feeding bats when faced with an environment that changed state based on the passage of time. This was a scenario closer to the natural situation of gradual change in the rewarding properties of the available options. Two experiments were done with captive bats of the species </w:t>
      </w:r>
      <w:r>
        <w:rPr>
          <w:i/>
          <w:iCs/>
        </w:rPr>
        <w:t>Glossophaga mutica</w:t>
      </w:r>
      <w:r>
        <w:t xml:space="preserve">, which is closely related to the species </w:t>
      </w:r>
      <w:r>
        <w:rPr>
          <w:i/>
          <w:iCs/>
        </w:rPr>
        <w:t>Glossophaga commissarisi</w:t>
      </w:r>
      <w:r>
        <w:t xml:space="preserve"> (Calahorra-Oliart, Ospina-Garcés, and León-Paniagua 2021).</w:t>
      </w:r>
    </w:p>
    <w:p w14:paraId="48E351E8" w14:textId="77777777" w:rsidR="006E608B" w:rsidRDefault="00F1216D">
      <w:pPr>
        <w:pStyle w:val="BodyText"/>
      </w:pPr>
      <w:r>
        <w:t>In both experiments bats were given a choice between two options: a ‘fixed’ option; and a ‘fluctuating’ option. The fixed option always yielded the same volume of reward when the bats made a visit to it. The reward output of the fluctuating option varied as a sine function of time; the peak output of the sine wave was larger than output of fixed option, and the trough was smaller than the fixed option. The bats experienced four possible periods of the sine function (defined as the time period between two successive peaks or two successive troughs of the wave) at the fluctuating option: 0.75 hours (45 minutes); 1.5 hours; 3 hours and 6 hours.</w:t>
      </w:r>
    </w:p>
    <w:p w14:paraId="53CA0D38" w14:textId="77777777" w:rsidR="006E608B" w:rsidRDefault="00F1216D">
      <w:pPr>
        <w:pStyle w:val="BodyText"/>
      </w:pPr>
      <w:r>
        <w:t xml:space="preserve">In the first experiment we aimed to choose reward volumes such that the fixed option was the ‘subjective mean’ of the peak and trough of the fluctuating option: the difference between the maximum output of the sine wave and the fixed option would be perceived the same way as the difference between the minimum output of the sine wave and the fixed option, based on the psychometric curve for volume discrimination in </w:t>
      </w:r>
      <w:r>
        <w:rPr>
          <w:i/>
          <w:iCs/>
        </w:rPr>
        <w:t>G. mutica</w:t>
      </w:r>
      <w:r>
        <w:t xml:space="preserve"> (Toelch and Winter 2007). In the second experiment the fixed option was the arithmetic average of the peak and trough of the fluctuating option - the ‘objective mean.’</w:t>
      </w:r>
    </w:p>
    <w:p w14:paraId="0969F251" w14:textId="3512EA72" w:rsidR="006E608B" w:rsidRDefault="00F1216D">
      <w:pPr>
        <w:pStyle w:val="BodyText"/>
      </w:pPr>
      <w:commentRangeStart w:id="6"/>
      <w:r>
        <w:t xml:space="preserve">This was an exploratory study and </w:t>
      </w:r>
      <w:del w:id="7" w:author="Vladislav" w:date="2022-03-28T10:36:00Z">
        <w:r w:rsidDel="008F0925">
          <w:delText xml:space="preserve">were </w:delText>
        </w:r>
      </w:del>
      <w:ins w:id="8" w:author="Vladislav" w:date="2022-03-28T10:36:00Z">
        <w:r w:rsidR="008F0925">
          <w:t xml:space="preserve">was </w:t>
        </w:r>
      </w:ins>
      <w:r>
        <w:t>not designed to test the predictions of specific hypotheses. Rather, we aimed to explore aspects of the bats’ decision-making behaviour in a temporally-varying environment and potentially generate hypotheses that would be the basis of confirmatory experiments.</w:t>
      </w:r>
      <w:commentRangeEnd w:id="6"/>
      <w:r w:rsidR="008F0925">
        <w:rPr>
          <w:rStyle w:val="CommentReference"/>
        </w:rPr>
        <w:commentReference w:id="6"/>
      </w:r>
      <w:r>
        <w:t xml:space="preserve"> The aims of the study were as follows. First, we wanted to see if the bats showed </w:t>
      </w:r>
      <w:commentRangeStart w:id="10"/>
      <w:r>
        <w:t xml:space="preserve">a </w:t>
      </w:r>
      <w:proofErr w:type="spellStart"/>
      <w:r>
        <w:t>behavioural</w:t>
      </w:r>
      <w:proofErr w:type="spellEnd"/>
      <w:r>
        <w:t xml:space="preserve"> response corresponding</w:t>
      </w:r>
      <w:commentRangeEnd w:id="10"/>
      <w:r w:rsidR="00256B42">
        <w:rPr>
          <w:rStyle w:val="CommentReference"/>
        </w:rPr>
        <w:commentReference w:id="10"/>
      </w:r>
      <w:r>
        <w:t xml:space="preserve"> to the changing foraging environment, i.e., did the bats show tracking? </w:t>
      </w:r>
      <w:commentRangeStart w:id="11"/>
      <w:r>
        <w:t>Second, if there is tracking, how do both the rate of change of the environment, and the contrast between the fixed and fluctuating options influence it?</w:t>
      </w:r>
      <w:commentRangeEnd w:id="11"/>
      <w:r w:rsidR="00256B42">
        <w:rPr>
          <w:rStyle w:val="CommentReference"/>
        </w:rPr>
        <w:commentReference w:id="11"/>
      </w:r>
      <w:r>
        <w:t xml:space="preserve"> Third, we wanted to infer what the bats’ expectations of the state of the environment were, and what informed those expectations. Did the animals rely on reinforcement at an option in the recent past to guide their decision-making behaviour, or did they perceive the structure of the temporal change and accurately avoid the fluctuating option until it became more profitable than the fixed option?</w:t>
      </w:r>
    </w:p>
    <w:p w14:paraId="4081C027" w14:textId="77777777" w:rsidR="006E608B" w:rsidRDefault="00F1216D">
      <w:pPr>
        <w:pStyle w:val="Heading1"/>
      </w:pPr>
      <w:bookmarkStart w:id="12" w:name="materials-and-methods"/>
      <w:bookmarkEnd w:id="0"/>
      <w:r>
        <w:t>Materials and Methods</w:t>
      </w:r>
    </w:p>
    <w:p w14:paraId="4CB570E2" w14:textId="77777777" w:rsidR="006E608B" w:rsidRDefault="00F1216D">
      <w:pPr>
        <w:pStyle w:val="Heading2"/>
      </w:pPr>
      <w:bookmarkStart w:id="13" w:name="subjects-and-housing"/>
      <w:r>
        <w:t>Subjects and housing</w:t>
      </w:r>
    </w:p>
    <w:p w14:paraId="67B86A56" w14:textId="263141DB" w:rsidR="006E608B" w:rsidRDefault="00F1216D">
      <w:pPr>
        <w:pStyle w:val="FirstParagraph"/>
      </w:pPr>
      <w:r>
        <w:t xml:space="preserve">Both experiments were done at the Cognitive Neurobiology Lab at the Humboldt Universität zu Berlin: the subjective mean experiment in December, 2019; the objective mean experiment in June and July, 2020. The experiments were performed with two </w:t>
      </w:r>
      <w:del w:id="14" w:author="Vladislav" w:date="2022-03-28T10:46:00Z">
        <w:r w:rsidDel="00256B42">
          <w:delText xml:space="preserve">different sets </w:delText>
        </w:r>
      </w:del>
      <w:ins w:id="15" w:author="Vladislav" w:date="2022-03-28T10:46:00Z">
        <w:r w:rsidR="00256B42">
          <w:t>cohorts</w:t>
        </w:r>
      </w:ins>
      <w:del w:id="16" w:author="Vladislav" w:date="2022-03-28T10:46:00Z">
        <w:r w:rsidDel="00256B42">
          <w:delText>of individual bats</w:delText>
        </w:r>
      </w:del>
      <w:r>
        <w:t xml:space="preserve">, and were identical in their design and procedure </w:t>
      </w:r>
      <w:r>
        <w:lastRenderedPageBreak/>
        <w:t xml:space="preserve">except for the one critical difference of the volume of reward delivered by the fixed option (see </w:t>
      </w:r>
      <w:r>
        <w:rPr>
          <w:b/>
          <w:bCs/>
        </w:rPr>
        <w:t>Experiment Schedule</w:t>
      </w:r>
      <w:r>
        <w:t xml:space="preserve"> below).</w:t>
      </w:r>
    </w:p>
    <w:p w14:paraId="28D45616" w14:textId="6D6F1D43" w:rsidR="006E608B" w:rsidRDefault="00256B42">
      <w:pPr>
        <w:pStyle w:val="BodyText"/>
      </w:pPr>
      <w:ins w:id="17" w:author="Vladislav" w:date="2022-03-28T10:46:00Z">
        <w:r>
          <w:t>We used b</w:t>
        </w:r>
      </w:ins>
      <w:del w:id="18" w:author="Vladislav" w:date="2022-03-28T10:46:00Z">
        <w:r w:rsidR="00F1216D" w:rsidDel="00256B42">
          <w:delText>B</w:delText>
        </w:r>
      </w:del>
      <w:r w:rsidR="00F1216D">
        <w:t xml:space="preserve">ats of the species </w:t>
      </w:r>
      <w:r w:rsidR="00F1216D">
        <w:rPr>
          <w:i/>
          <w:iCs/>
        </w:rPr>
        <w:t>Glossophaga mutica</w:t>
      </w:r>
      <w:r w:rsidR="00F1216D">
        <w:t xml:space="preserve"> from a captive colony at the Humboldt Universität </w:t>
      </w:r>
      <w:del w:id="19" w:author="Vladislav" w:date="2022-03-28T10:46:00Z">
        <w:r w:rsidR="00F1216D" w:rsidDel="00256B42">
          <w:delText xml:space="preserve">were used </w:delText>
        </w:r>
      </w:del>
      <w:r w:rsidR="00F1216D">
        <w:t>for the experiment. The colony was a breeding population housed at 18-24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F1216D">
        <w:t xml:space="preserve">C and 45-70% humidity on a 12-hour light-dark cycle (light phase: 0200 to 1400 CET; 0300 to 1500 CEST). In this colony every bat older than approximately a year (judged through the ossification of the finger joint - Brunet-Rossinni and Wilkinson, 2009) was assigned a permanent ID number, which shall be referred </w:t>
      </w:r>
      <w:del w:id="20" w:author="Vladislav" w:date="2022-03-28T10:47:00Z">
        <w:r w:rsidR="00F1216D" w:rsidDel="00256B42">
          <w:delText>to from now</w:delText>
        </w:r>
      </w:del>
      <w:ins w:id="21" w:author="Vladislav" w:date="2022-03-28T10:47:00Z">
        <w:r>
          <w:t>hereafter</w:t>
        </w:r>
      </w:ins>
      <w:del w:id="22" w:author="Vladislav" w:date="2022-03-28T10:47:00Z">
        <w:r w:rsidR="00F1216D" w:rsidDel="00256B42">
          <w:delText xml:space="preserve"> on</w:delText>
        </w:r>
      </w:del>
      <w:r w:rsidR="00F1216D">
        <w:t xml:space="preserve"> to distinguish the individuals. </w:t>
      </w:r>
      <w:commentRangeStart w:id="23"/>
      <w:r w:rsidR="00F1216D">
        <w:t>The bats that were selected for the experiment were a mix of animals that had previously been exposed to the system, and naive ones. None of the bats had participated in such an experiment, or a similar one, before.</w:t>
      </w:r>
      <w:commentRangeEnd w:id="23"/>
      <w:r w:rsidR="007A5C17">
        <w:rPr>
          <w:rStyle w:val="CommentReference"/>
        </w:rPr>
        <w:commentReference w:id="23"/>
      </w:r>
      <w:r w:rsidR="00F1216D">
        <w:t xml:space="preserve"> 16 animals completed the subjective mean experiment: 11 females and 5 males. 18 animals completed the objective mean experiment: 10 females and 8 males.</w:t>
      </w:r>
    </w:p>
    <w:p w14:paraId="74F75298" w14:textId="77777777" w:rsidR="006E608B" w:rsidRDefault="00F1216D">
      <w:pPr>
        <w:pStyle w:val="Heading2"/>
      </w:pPr>
      <w:bookmarkStart w:id="24" w:name="experimental-setup"/>
      <w:bookmarkEnd w:id="13"/>
      <w:r>
        <w:t>Experimental Setup</w:t>
      </w:r>
    </w:p>
    <w:p w14:paraId="4F2891CC" w14:textId="77777777" w:rsidR="006E608B" w:rsidRDefault="00F1216D">
      <w:pPr>
        <w:pStyle w:val="FirstParagraph"/>
      </w:pPr>
      <w:r>
        <w:t>The experimental setup was common to both experiments.</w:t>
      </w:r>
    </w:p>
    <w:p w14:paraId="626E0D42" w14:textId="77777777" w:rsidR="006E608B" w:rsidRDefault="00F1216D">
      <w:pPr>
        <w:pStyle w:val="Heading3"/>
      </w:pPr>
      <w:bookmarkStart w:id="25" w:name="reward"/>
      <w:r>
        <w:t>Reward</w:t>
      </w:r>
    </w:p>
    <w:p w14:paraId="32FF8820" w14:textId="77777777" w:rsidR="006E608B" w:rsidRDefault="00F1216D">
      <w:pPr>
        <w:pStyle w:val="FirstParagraph"/>
      </w:pPr>
      <w:r>
        <w:t>The reward received by the bats during the experiment was also their main source of food. The reward was a 17% by weight solution of sugar dissolved in water (</w:t>
      </w:r>
      <w:commentRangeStart w:id="26"/>
      <w:r>
        <w:t>prepared fresh everyday or every other day</w:t>
      </w:r>
      <w:commentRangeEnd w:id="26"/>
      <w:r w:rsidR="007A5C17">
        <w:rPr>
          <w:rStyle w:val="CommentReference"/>
        </w:rPr>
        <w:commentReference w:id="26"/>
      </w:r>
      <w:r>
        <w:t>), hereafter referred to as ‘nectar.’ The sugar consisted of a 1:1:1 mass-mixture of glucose (“Traubenzucker,” Müller’s Mühle GmbH, Germany), sucrose (“Zucker,” Belbake, Südzucker AG, Germany) and fructose (“Fruchtzucker,” Hamburger Zuckerhandelsgesellschaft mbH, Germany). The nectar was thus similar in composition and concentration to the nectar produced by wild chiropterophilous plants (Baker, Baker, and Hodges 1998).</w:t>
      </w:r>
    </w:p>
    <w:p w14:paraId="101603BA" w14:textId="77777777" w:rsidR="006E608B" w:rsidRDefault="00F1216D">
      <w:pPr>
        <w:pStyle w:val="Heading3"/>
      </w:pPr>
      <w:bookmarkStart w:id="27" w:name="experimental-apparatus"/>
      <w:bookmarkEnd w:id="25"/>
      <w:r>
        <w:t>Experimental Apparatus</w:t>
      </w:r>
    </w:p>
    <w:p w14:paraId="3799B0B7" w14:textId="7E9C0D2B" w:rsidR="006E608B" w:rsidRDefault="00F1216D">
      <w:pPr>
        <w:pStyle w:val="FirstParagraph"/>
      </w:pPr>
      <w:r>
        <w:t xml:space="preserve">The animals were placed in individual, adjacent cages (0.7 x 2.2 x 1.5 m) for the duration of the experiment. As there were six cages in total the experiment was carried out in batches of six bats at a time, and each individual progressed through the experiment independently of all the others. Each cage had an operant wall with two electronic reward-dispensing devices spaced approximately 30 cm apart, hereafter referred to as ‘flowers’ (figure 1). Each flower had a circular head and a door controlled by a linear-actuator motor that could move up and down. </w:t>
      </w:r>
      <w:del w:id="28" w:author="Vladislav" w:date="2022-03-28T10:51:00Z">
        <w:r w:rsidDel="007A5C17">
          <w:delText xml:space="preserve">Just </w:delText>
        </w:r>
      </w:del>
      <w:r>
        <w:t>inside the head of the flowers was an infra-</w:t>
      </w:r>
      <w:proofErr w:type="gramStart"/>
      <w:r>
        <w:t>red light</w:t>
      </w:r>
      <w:proofErr w:type="gramEnd"/>
      <w:r>
        <w:t xml:space="preserve"> barrier, and at the back of the flower was a Teflon tube that supplied the nectar to the flower(figure 2). Each Teflon tube was connected to a short piece of soft peroxide-silicone tube that ran through a pinch-valve.</w:t>
      </w:r>
    </w:p>
    <w:p w14:paraId="1E1D3486" w14:textId="77777777" w:rsidR="006E608B" w:rsidRDefault="00F1216D">
      <w:pPr>
        <w:pStyle w:val="CaptionedFigure"/>
      </w:pPr>
      <w:commentRangeStart w:id="29"/>
      <w:r>
        <w:rPr>
          <w:noProof/>
        </w:rPr>
        <w:lastRenderedPageBreak/>
        <w:drawing>
          <wp:inline distT="0" distB="0" distL="0" distR="0" wp14:anchorId="0ED40002" wp14:editId="76110CA3">
            <wp:extent cx="5334000" cy="3380052"/>
            <wp:effectExtent l="0" t="0" r="0" b="0"/>
            <wp:docPr id="1" name="Picture" descr="Figure 1: Photograph of operant wall"/>
            <wp:cNvGraphicFramePr/>
            <a:graphic xmlns:a="http://schemas.openxmlformats.org/drawingml/2006/main">
              <a:graphicData uri="http://schemas.openxmlformats.org/drawingml/2006/picture">
                <pic:pic xmlns:pic="http://schemas.openxmlformats.org/drawingml/2006/picture">
                  <pic:nvPicPr>
                    <pic:cNvPr id="0" name="Picture" descr="images/operant_wall.png"/>
                    <pic:cNvPicPr>
                      <a:picLocks noChangeAspect="1" noChangeArrowheads="1"/>
                    </pic:cNvPicPr>
                  </pic:nvPicPr>
                  <pic:blipFill>
                    <a:blip r:embed="rId11"/>
                    <a:stretch>
                      <a:fillRect/>
                    </a:stretch>
                  </pic:blipFill>
                  <pic:spPr bwMode="auto">
                    <a:xfrm>
                      <a:off x="0" y="0"/>
                      <a:ext cx="5334000" cy="3380052"/>
                    </a:xfrm>
                    <a:prstGeom prst="rect">
                      <a:avLst/>
                    </a:prstGeom>
                    <a:noFill/>
                    <a:ln w="9525">
                      <a:noFill/>
                      <a:headEnd/>
                      <a:tailEnd/>
                    </a:ln>
                  </pic:spPr>
                </pic:pic>
              </a:graphicData>
            </a:graphic>
          </wp:inline>
        </w:drawing>
      </w:r>
      <w:commentRangeEnd w:id="29"/>
      <w:r w:rsidR="007A5C17">
        <w:rPr>
          <w:rStyle w:val="CommentReference"/>
        </w:rPr>
        <w:commentReference w:id="29"/>
      </w:r>
    </w:p>
    <w:p w14:paraId="6174BC90" w14:textId="670166D6" w:rsidR="006E608B" w:rsidRDefault="00F1216D">
      <w:pPr>
        <w:pStyle w:val="ImageCaption"/>
      </w:pPr>
      <w:r>
        <w:t>Figure 1: Photograph of operant wall</w:t>
      </w:r>
    </w:p>
    <w:p w14:paraId="5672CFE1" w14:textId="3BD2FD1A" w:rsidR="006E608B" w:rsidRDefault="00492895">
      <w:pPr>
        <w:pStyle w:val="CaptionedFigure"/>
      </w:pPr>
      <w:r>
        <w:rPr>
          <w:rFonts w:ascii="Arial" w:hAnsi="Arial" w:cs="Arial"/>
          <w:b/>
          <w:bCs/>
          <w:i/>
          <w:iCs/>
          <w:noProof/>
          <w:sz w:val="22"/>
          <w:szCs w:val="22"/>
        </w:rPr>
        <w:drawing>
          <wp:anchor distT="0" distB="0" distL="114300" distR="114300" simplePos="0" relativeHeight="251662336" behindDoc="1" locked="0" layoutInCell="1" allowOverlap="1" wp14:anchorId="2B44EAC3" wp14:editId="62B9C4F6">
            <wp:simplePos x="0" y="0"/>
            <wp:positionH relativeFrom="column">
              <wp:posOffset>3238086</wp:posOffset>
            </wp:positionH>
            <wp:positionV relativeFrom="paragraph">
              <wp:posOffset>214685</wp:posOffset>
            </wp:positionV>
            <wp:extent cx="306014" cy="326416"/>
            <wp:effectExtent l="0" t="0" r="0" b="0"/>
            <wp:wrapTight wrapText="bothSides">
              <wp:wrapPolygon edited="0">
                <wp:start x="0" y="0"/>
                <wp:lineTo x="0" y="21012"/>
                <wp:lineTo x="20657" y="21012"/>
                <wp:lineTo x="20657" y="0"/>
                <wp:lineTo x="0" y="0"/>
              </wp:wrapPolygon>
            </wp:wrapTight>
            <wp:docPr id="16" name="Picture 1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014" cy="326416"/>
                    </a:xfrm>
                    <a:prstGeom prst="rect">
                      <a:avLst/>
                    </a:prstGeom>
                  </pic:spPr>
                </pic:pic>
              </a:graphicData>
            </a:graphic>
            <wp14:sizeRelH relativeFrom="page">
              <wp14:pctWidth>0</wp14:pctWidth>
            </wp14:sizeRelH>
            <wp14:sizeRelV relativeFrom="page">
              <wp14:pctHeight>0</wp14:pctHeight>
            </wp14:sizeRelV>
          </wp:anchor>
        </w:drawing>
      </w:r>
      <w:r w:rsidRPr="0047297F">
        <w:rPr>
          <w:noProof/>
        </w:rPr>
        <w:drawing>
          <wp:anchor distT="0" distB="0" distL="114300" distR="114300" simplePos="0" relativeHeight="251660288" behindDoc="1" locked="0" layoutInCell="1" allowOverlap="1" wp14:anchorId="19F7853C" wp14:editId="5E3082A4">
            <wp:simplePos x="0" y="0"/>
            <wp:positionH relativeFrom="column">
              <wp:posOffset>2834778</wp:posOffset>
            </wp:positionH>
            <wp:positionV relativeFrom="paragraph">
              <wp:posOffset>433705</wp:posOffset>
            </wp:positionV>
            <wp:extent cx="3005455" cy="1643380"/>
            <wp:effectExtent l="0" t="0" r="0" b="0"/>
            <wp:wrapTight wrapText="bothSides">
              <wp:wrapPolygon edited="0">
                <wp:start x="0" y="0"/>
                <wp:lineTo x="0" y="21366"/>
                <wp:lineTo x="21541" y="21366"/>
                <wp:lineTo x="21541"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5455" cy="16433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2"/>
          <w:szCs w:val="22"/>
        </w:rPr>
        <w:drawing>
          <wp:anchor distT="0" distB="0" distL="114300" distR="114300" simplePos="0" relativeHeight="251661312" behindDoc="1" locked="0" layoutInCell="1" allowOverlap="1" wp14:anchorId="2672D63E" wp14:editId="28419A4B">
            <wp:simplePos x="0" y="0"/>
            <wp:positionH relativeFrom="column">
              <wp:posOffset>0</wp:posOffset>
            </wp:positionH>
            <wp:positionV relativeFrom="paragraph">
              <wp:posOffset>206734</wp:posOffset>
            </wp:positionV>
            <wp:extent cx="238125" cy="321310"/>
            <wp:effectExtent l="0" t="0" r="0" b="0"/>
            <wp:wrapTight wrapText="bothSides">
              <wp:wrapPolygon edited="0">
                <wp:start x="0" y="0"/>
                <wp:lineTo x="0" y="20490"/>
                <wp:lineTo x="20736" y="20490"/>
                <wp:lineTo x="20736" y="0"/>
                <wp:lineTo x="0" y="0"/>
              </wp:wrapPolygon>
            </wp:wrapTight>
            <wp:docPr id="17" name="Picture 17"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iteboard&#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r="15582"/>
                    <a:stretch/>
                  </pic:blipFill>
                  <pic:spPr bwMode="auto">
                    <a:xfrm>
                      <a:off x="0" y="0"/>
                      <a:ext cx="238125" cy="32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297F">
        <w:rPr>
          <w:noProof/>
        </w:rPr>
        <w:drawing>
          <wp:anchor distT="0" distB="0" distL="114300" distR="114300" simplePos="0" relativeHeight="251659264" behindDoc="1" locked="0" layoutInCell="1" allowOverlap="1" wp14:anchorId="5638FBBC" wp14:editId="2983DB2D">
            <wp:simplePos x="0" y="0"/>
            <wp:positionH relativeFrom="column">
              <wp:posOffset>378156</wp:posOffset>
            </wp:positionH>
            <wp:positionV relativeFrom="paragraph">
              <wp:posOffset>119380</wp:posOffset>
            </wp:positionV>
            <wp:extent cx="2287270" cy="2435860"/>
            <wp:effectExtent l="0" t="0" r="0" b="0"/>
            <wp:wrapTight wrapText="bothSides">
              <wp:wrapPolygon edited="0">
                <wp:start x="0" y="0"/>
                <wp:lineTo x="0" y="21510"/>
                <wp:lineTo x="21468" y="21510"/>
                <wp:lineTo x="2146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7270" cy="2435860"/>
                    </a:xfrm>
                    <a:prstGeom prst="rect">
                      <a:avLst/>
                    </a:prstGeom>
                  </pic:spPr>
                </pic:pic>
              </a:graphicData>
            </a:graphic>
            <wp14:sizeRelH relativeFrom="page">
              <wp14:pctWidth>0</wp14:pctWidth>
            </wp14:sizeRelH>
            <wp14:sizeRelV relativeFrom="page">
              <wp14:pctHeight>0</wp14:pctHeight>
            </wp14:sizeRelV>
          </wp:anchor>
        </w:drawing>
      </w:r>
    </w:p>
    <w:p w14:paraId="7C018047" w14:textId="3627EE10" w:rsidR="0047297F" w:rsidRDefault="0047297F">
      <w:pPr>
        <w:pStyle w:val="ImageCaption"/>
      </w:pPr>
    </w:p>
    <w:p w14:paraId="6B1C3CAA" w14:textId="77777777" w:rsidR="0047297F" w:rsidRDefault="0047297F">
      <w:pPr>
        <w:pStyle w:val="ImageCaption"/>
      </w:pPr>
    </w:p>
    <w:p w14:paraId="5FFE09B3" w14:textId="77777777" w:rsidR="0047297F" w:rsidRDefault="0047297F">
      <w:pPr>
        <w:pStyle w:val="ImageCaption"/>
      </w:pPr>
    </w:p>
    <w:p w14:paraId="03050C1A" w14:textId="77777777" w:rsidR="0047297F" w:rsidRDefault="0047297F">
      <w:pPr>
        <w:pStyle w:val="ImageCaption"/>
      </w:pPr>
    </w:p>
    <w:p w14:paraId="74492B84" w14:textId="77777777" w:rsidR="0047297F" w:rsidRDefault="0047297F">
      <w:pPr>
        <w:pStyle w:val="ImageCaption"/>
      </w:pPr>
    </w:p>
    <w:p w14:paraId="3B10F8F3" w14:textId="77777777" w:rsidR="0047297F" w:rsidRDefault="0047297F">
      <w:pPr>
        <w:pStyle w:val="ImageCaption"/>
      </w:pPr>
    </w:p>
    <w:p w14:paraId="3CD58CEC" w14:textId="77777777" w:rsidR="0047297F" w:rsidRDefault="0047297F">
      <w:pPr>
        <w:pStyle w:val="ImageCaption"/>
      </w:pPr>
    </w:p>
    <w:p w14:paraId="03C960BA" w14:textId="7078983A" w:rsidR="0047297F" w:rsidRDefault="0047297F">
      <w:pPr>
        <w:pStyle w:val="ImageCaption"/>
      </w:pPr>
    </w:p>
    <w:p w14:paraId="40DFE475" w14:textId="77777777" w:rsidR="0047297F" w:rsidRDefault="0047297F">
      <w:pPr>
        <w:pStyle w:val="ImageCaption"/>
      </w:pPr>
    </w:p>
    <w:p w14:paraId="0D9DD657" w14:textId="684C39DD" w:rsidR="006E608B" w:rsidRDefault="00F1216D">
      <w:pPr>
        <w:pStyle w:val="ImageCaption"/>
      </w:pPr>
      <w:r>
        <w:t>Figure 2: a) Schematic of cage and operant wall with flowers b) Schematic of a flower with its parts</w:t>
      </w:r>
    </w:p>
    <w:p w14:paraId="7B3474C9" w14:textId="2BA3AF06" w:rsidR="006E608B" w:rsidRDefault="00F1216D">
      <w:pPr>
        <w:pStyle w:val="BodyText"/>
      </w:pPr>
      <w:r>
        <w:t xml:space="preserve">The Teflon tubes were connected to a syringe pump in a branching design that ensured the length of tube between every flower and the pump was exactly equal to 470 cm. The pump was placed outside the cages on a shelf, inaccessible to the bats. </w:t>
      </w:r>
      <w:del w:id="30" w:author="Vladislav" w:date="2022-03-28T10:52:00Z">
        <w:r w:rsidDel="007A5C17">
          <w:delText>The syringe of the pump was a</w:delText>
        </w:r>
      </w:del>
      <w:ins w:id="31" w:author="Vladislav" w:date="2022-03-28T10:52:00Z">
        <w:r w:rsidR="007A5C17">
          <w:t>We used</w:t>
        </w:r>
      </w:ins>
      <w:r>
        <w:t xml:space="preserve"> </w:t>
      </w:r>
      <w:ins w:id="32" w:author="Vladislav" w:date="2022-03-28T10:52:00Z">
        <w:r w:rsidR="007A5C17">
          <w:t xml:space="preserve">a </w:t>
        </w:r>
      </w:ins>
      <w:r>
        <w:t xml:space="preserve">Hamilton 25 mL glass syringe (Sigma Aldrich, Germany) </w:t>
      </w:r>
      <w:del w:id="33" w:author="Vladislav" w:date="2022-03-28T10:52:00Z">
        <w:r w:rsidDel="007A5C17">
          <w:delText xml:space="preserve">and </w:delText>
        </w:r>
      </w:del>
      <w:r>
        <w:t xml:space="preserve">connected to the tubing system of the flowers through five pinch valves on the pump. These pinch valves controlled the flow of liquid from the pump to the system and from a reservoir of liquid to </w:t>
      </w:r>
      <w:r>
        <w:lastRenderedPageBreak/>
        <w:t xml:space="preserve">the pump. The reservoir (500 mL thread bottle, Roth, Germany) was filled with </w:t>
      </w:r>
      <w:commentRangeStart w:id="34"/>
      <w:r>
        <w:t>fresh nectar every day</w:t>
      </w:r>
      <w:commentRangeEnd w:id="34"/>
      <w:r w:rsidR="007A5C17">
        <w:rPr>
          <w:rStyle w:val="CommentReference"/>
        </w:rPr>
        <w:commentReference w:id="34"/>
      </w:r>
      <w:r>
        <w:t xml:space="preserve"> and connected to the syringe through the valves.</w:t>
      </w:r>
    </w:p>
    <w:p w14:paraId="2671312B" w14:textId="158553C2" w:rsidR="006E608B" w:rsidRDefault="00F1216D">
      <w:pPr>
        <w:pStyle w:val="BodyText"/>
      </w:pPr>
      <w:r>
        <w:t xml:space="preserve">The flowers and the pump were connected by ethernet cables to a laptop computer (ThinkPad, IBM) </w:t>
      </w:r>
      <w:ins w:id="35" w:author="Vladislav" w:date="2022-03-28T10:55:00Z">
        <w:r w:rsidR="007A5C17">
          <w:t>close to</w:t>
        </w:r>
      </w:ins>
      <w:del w:id="36" w:author="Vladislav" w:date="2022-03-28T10:55:00Z">
        <w:r w:rsidDel="007A5C17">
          <w:delText>that stood o</w:delText>
        </w:r>
      </w:del>
      <w:del w:id="37" w:author="Vladislav" w:date="2022-03-28T10:56:00Z">
        <w:r w:rsidDel="007A5C17">
          <w:delText>utside</w:delText>
        </w:r>
      </w:del>
      <w:r>
        <w:t xml:space="preserve"> the cages. This computer ran the experimental schedule and the program used to clean and fill the systems using the PhenoSoft Control program (Phenosys, GmBH, Germany). To trigger a reward a bat had to place its </w:t>
      </w:r>
      <w:del w:id="38" w:author="Vladislav" w:date="2022-03-28T10:56:00Z">
        <w:r w:rsidDel="007A5C17">
          <w:delText xml:space="preserve">nose </w:delText>
        </w:r>
      </w:del>
      <w:ins w:id="39" w:author="Vladislav" w:date="2022-03-28T10:56:00Z">
        <w:r w:rsidR="007A5C17">
          <w:t xml:space="preserve">snout </w:t>
        </w:r>
      </w:ins>
      <w:r>
        <w:t>inside the flower and break the infra-</w:t>
      </w:r>
      <w:proofErr w:type="gramStart"/>
      <w:r>
        <w:t>red light</w:t>
      </w:r>
      <w:proofErr w:type="gramEnd"/>
      <w:r>
        <w:t xml:space="preserve"> barrier. This sent a signal to the computer, which triggered the pinch-valve to open and the pump to move the correct number of steps.</w:t>
      </w:r>
    </w:p>
    <w:p w14:paraId="5F77F2B2" w14:textId="77777777" w:rsidR="006E608B" w:rsidRDefault="00F1216D">
      <w:pPr>
        <w:pStyle w:val="Heading2"/>
      </w:pPr>
      <w:bookmarkStart w:id="40" w:name="general-experimental-procedure"/>
      <w:bookmarkEnd w:id="24"/>
      <w:bookmarkEnd w:id="27"/>
      <w:r>
        <w:t>General Experimental Procedure</w:t>
      </w:r>
    </w:p>
    <w:p w14:paraId="17A679B9" w14:textId="77777777" w:rsidR="006E608B" w:rsidRDefault="00F1216D">
      <w:pPr>
        <w:pStyle w:val="FirstParagraph"/>
      </w:pPr>
      <w:r>
        <w:t>Data-collection was completely automated and happened for 12 hours every day. The experimental animals were kept on the same light-dark cycle as the bats in the colony and were active during the dark phase, which is when the data were collected. The experiment was prepared everyday in the morning during the light phase. The animals were inspected everyday to make sure they were healthy and flying well. Then a preliminary analysis of the data from the previous night was done everyday on the laptop running the experimental program using a Shiny App written in R, to make sure the program had been executed correctly and the bats had drunk sufficient nectar. The minimum quantity of nectar was an amount that yielded 25 kiloJoules of energy. Any bat that drank less than this amount was given honey water for an hour before the start of the experiment.</w:t>
      </w:r>
    </w:p>
    <w:p w14:paraId="689866A0" w14:textId="77777777" w:rsidR="006E608B" w:rsidRDefault="00F1216D">
      <w:pPr>
        <w:pStyle w:val="BodyText"/>
      </w:pPr>
      <w:r>
        <w:t xml:space="preserve">The old nectar was flushed from the system using the automated PhenoSoft program and fresh nectar refilled. Twice a week, the pump and tubing system was thoroughly cleaned with 70% ethanol and de-calcified water to remove </w:t>
      </w:r>
      <w:commentRangeStart w:id="41"/>
      <w:r>
        <w:t>pathogens</w:t>
      </w:r>
      <w:commentRangeEnd w:id="41"/>
      <w:r w:rsidR="001A708E">
        <w:rPr>
          <w:rStyle w:val="CommentReference"/>
        </w:rPr>
        <w:commentReference w:id="41"/>
      </w:r>
      <w:r>
        <w:t>.</w:t>
      </w:r>
    </w:p>
    <w:p w14:paraId="39A5FFB6" w14:textId="77777777" w:rsidR="006E608B" w:rsidRDefault="00F1216D">
      <w:pPr>
        <w:pStyle w:val="BodyText"/>
      </w:pPr>
      <w:r>
        <w:t>At approximately 1800 h the data were checked to see if all the bats had made at least two visits to the flowers, and thus learned to trigger rewards. If bats had not made visits, they received ad-libitum honey water for the rest of the experimental night and they were replaced with another animal on the next night.</w:t>
      </w:r>
    </w:p>
    <w:p w14:paraId="304FBF10" w14:textId="77777777" w:rsidR="006E608B" w:rsidRDefault="00F1216D">
      <w:pPr>
        <w:pStyle w:val="BodyText"/>
      </w:pPr>
      <w:r>
        <w:t>The bats were given supplemental food in addition to the nectar from the flowers. 0.2 g of a powdered nectar mixture (NEKTAR-Plus, NEKTON, Germany) and 0.3 g of milk powder (Milasan “Folgemilch 2,” Sunval Baby Food, Germany) mixed in approximately 1 mL of water, and 2 mL of plain water were given to each bat. These supplements were put into Eppendorf tubes attached to the operant wall of the cage, about 87 cm below the flowers. The additional food was such that the bats would prefer to visit the flowers instead, both because the flowers were at a more comfortable height for the animals and because the nectar had a higher sugar content and was preferred to the milk powder-nectar supplement mix. The additional food was given firstly to supply micronutrients to the bats while they were in the experiment, and secondly to ensure the animals received a sufficient number of calories in case there was a technical system failure or the bats did not make a sufficient number of visits to the flowers. No technical failures occurred during either experiment.</w:t>
      </w:r>
    </w:p>
    <w:p w14:paraId="7E618966" w14:textId="77777777" w:rsidR="006E608B" w:rsidRDefault="00F1216D">
      <w:pPr>
        <w:pStyle w:val="BodyText"/>
      </w:pPr>
      <w:r>
        <w:lastRenderedPageBreak/>
        <w:t>Once an animal had completed the experiment, it was removed from the cage, weighed to see if it had lost weight since the start of the experiment, released back into the colony and replaced with another bat.</w:t>
      </w:r>
    </w:p>
    <w:p w14:paraId="7EE0FDEB" w14:textId="77777777" w:rsidR="006E608B" w:rsidRDefault="00F1216D">
      <w:pPr>
        <w:pStyle w:val="BodyText"/>
      </w:pPr>
      <w:r>
        <w:t>During the experimental night, when the syringe of the pump had been fully emptied, the pump had to refill with nectar from the reservoir. This event happened on average 3.85 times per night (SD = ± 0.26), taking 6.6 minutes each time (SD = ± 1.63). During this time, if the bats made visits to the flowers, they did not receive any reward.</w:t>
      </w:r>
    </w:p>
    <w:p w14:paraId="187A27EB" w14:textId="77777777" w:rsidR="006E608B" w:rsidRDefault="00F1216D">
      <w:pPr>
        <w:pStyle w:val="Heading2"/>
      </w:pPr>
      <w:bookmarkStart w:id="42" w:name="experiment-schedule"/>
      <w:bookmarkEnd w:id="40"/>
      <w:r>
        <w:t>Experiment Schedule</w:t>
      </w:r>
    </w:p>
    <w:p w14:paraId="215A2C7A" w14:textId="77777777" w:rsidR="006E608B" w:rsidRDefault="00F1216D">
      <w:pPr>
        <w:pStyle w:val="FirstParagraph"/>
      </w:pPr>
      <w:r>
        <w:t xml:space="preserve">In both experiments, one option was the ‘fixed’ option and the other was the ‘fluctuating’ option. The fluctuating option delivered a reward that varied as a sine function of time, starting at its maximum volume when a bat made its first visit to the fluctuating option, and proceeding through the sine-function regardless of where the bat made its subsequent visits. In the Subjective Mean experiment the reward delivered by the fixed option was selected so that the volume pairs of the fixed option and the minimum output of the sine-wave, and the fixed option and the maximum output of the sine-wave were, </w:t>
      </w:r>
      <w:commentRangeStart w:id="43"/>
      <w:r>
        <w:t>in principle</w:t>
      </w:r>
      <w:commentRangeEnd w:id="43"/>
      <w:r w:rsidR="0070624A">
        <w:rPr>
          <w:rStyle w:val="CommentReference"/>
        </w:rPr>
        <w:commentReference w:id="43"/>
      </w:r>
      <w:r>
        <w:t xml:space="preserve">, equally discriminable. In the Objective Mean experiment, the output of the fixed option was the arithmetic mean of the peak and trough volumes of the fluctuating option. The maximum volume of the fluctuating option, i.e., the peak of the sine-wave, was 25 </w:t>
      </w:r>
      <m:oMath>
        <m:r>
          <w:rPr>
            <w:rFonts w:ascii="Cambria Math" w:hAnsi="Cambria Math"/>
          </w:rPr>
          <m:t>μ</m:t>
        </m:r>
      </m:oMath>
      <w:r>
        <w:t xml:space="preserve">L, and the minimum was 2 </w:t>
      </w:r>
      <m:oMath>
        <m:r>
          <w:rPr>
            <w:rFonts w:ascii="Cambria Math" w:hAnsi="Cambria Math"/>
          </w:rPr>
          <m:t>μ</m:t>
        </m:r>
      </m:oMath>
      <w:r>
        <w:t xml:space="preserve">L, so the output of the fixed option was 7 </w:t>
      </w:r>
      <m:oMath>
        <m:r>
          <w:rPr>
            <w:rFonts w:ascii="Cambria Math" w:hAnsi="Cambria Math"/>
          </w:rPr>
          <m:t>μ</m:t>
        </m:r>
      </m:oMath>
      <w:r>
        <w:t xml:space="preserve">L in the Subjective Mean experiment and 13.5 </w:t>
      </w:r>
      <m:oMath>
        <m:r>
          <w:rPr>
            <w:rFonts w:ascii="Cambria Math" w:hAnsi="Cambria Math"/>
          </w:rPr>
          <m:t>μ</m:t>
        </m:r>
      </m:oMath>
      <w:r>
        <w:t>L in the Objective Mean experiment.</w:t>
      </w:r>
    </w:p>
    <w:p w14:paraId="1B691073" w14:textId="77777777" w:rsidR="006E608B" w:rsidRDefault="00F1216D">
      <w:pPr>
        <w:pStyle w:val="BodyText"/>
      </w:pPr>
      <w:r>
        <w:t>The experiment proceeded through the following stages:</w:t>
      </w:r>
    </w:p>
    <w:p w14:paraId="28A8D43C" w14:textId="77777777" w:rsidR="006E608B" w:rsidRDefault="00F1216D">
      <w:pPr>
        <w:pStyle w:val="Heading3"/>
      </w:pPr>
      <w:bookmarkStart w:id="44" w:name="pre-training"/>
      <w:r>
        <w:t>Pre-training</w:t>
      </w:r>
    </w:p>
    <w:p w14:paraId="6FE2CE12" w14:textId="12B44DDE" w:rsidR="006E608B" w:rsidRDefault="00F1216D">
      <w:pPr>
        <w:pStyle w:val="FirstParagraph"/>
      </w:pPr>
      <w:r>
        <w:t>On the first day of the experiment the bats were placed inside the cages and allowed to acclimat</w:t>
      </w:r>
      <w:del w:id="45" w:author="Vladislav" w:date="2022-03-28T11:03:00Z">
        <w:r w:rsidDel="0070624A">
          <w:delText>iz</w:delText>
        </w:r>
      </w:del>
      <w:r>
        <w:t>e to the new environment. The flowers were covered with a towel to prevent the animals accessing them, and containers of honey water were placed on top of the covered flowers, which the bats found easily. On this day alone no other food was given, not even the supplementary mixture. Food was only available at the location of the flowers. No data were recorded by the computer on this day, and the amount of honey-water consumed was not monitored.</w:t>
      </w:r>
    </w:p>
    <w:p w14:paraId="6B08854B" w14:textId="77777777" w:rsidR="006E608B" w:rsidRDefault="00F1216D">
      <w:pPr>
        <w:pStyle w:val="Heading3"/>
      </w:pPr>
      <w:bookmarkStart w:id="46" w:name="training"/>
      <w:bookmarkEnd w:id="44"/>
      <w:r>
        <w:t>Training</w:t>
      </w:r>
    </w:p>
    <w:p w14:paraId="40EE78B8" w14:textId="77777777" w:rsidR="006E608B" w:rsidRDefault="00F1216D">
      <w:pPr>
        <w:pStyle w:val="FirstParagraph"/>
      </w:pPr>
      <w:r>
        <w:t>Shortly before 1400 h, the towels were removed from the flowers so the bats could access them. To teach the bats to put their noses into the flower head and trigger the reward, a drop of honey was applied to the back of the flower and a drop to the top of the flower.</w:t>
      </w:r>
    </w:p>
    <w:p w14:paraId="179A0908" w14:textId="77777777" w:rsidR="006E608B" w:rsidRDefault="00F1216D">
      <w:pPr>
        <w:pStyle w:val="BodyText"/>
      </w:pPr>
      <w:r>
        <w:t>The training proceeded in five phases that repeated throughout the night. Whenever the bats completed 50 visits to both flowers in total, the phase ended and the next began.</w:t>
      </w:r>
    </w:p>
    <w:p w14:paraId="0B5937C0" w14:textId="77777777" w:rsidR="006E608B" w:rsidRDefault="00F1216D">
      <w:pPr>
        <w:numPr>
          <w:ilvl w:val="0"/>
          <w:numId w:val="2"/>
        </w:numPr>
      </w:pPr>
      <w:r>
        <w:rPr>
          <w:b/>
          <w:bCs/>
        </w:rPr>
        <w:t>Initial:</w:t>
      </w:r>
      <w:r>
        <w:t xml:space="preserve"> The doors in front of the flowers remained open, and the bats could pay a visit to whichever flower they wanted. The bats received a reward volume of 25 </w:t>
      </w:r>
      <m:oMath>
        <m:r>
          <w:rPr>
            <w:rFonts w:ascii="Cambria Math" w:hAnsi="Cambria Math"/>
          </w:rPr>
          <m:t>μ</m:t>
        </m:r>
      </m:oMath>
      <w:r>
        <w:t>L at both flowers.</w:t>
      </w:r>
    </w:p>
    <w:p w14:paraId="78BC6AEE" w14:textId="77777777" w:rsidR="006E608B" w:rsidRDefault="00F1216D">
      <w:pPr>
        <w:numPr>
          <w:ilvl w:val="0"/>
          <w:numId w:val="2"/>
        </w:numPr>
      </w:pPr>
      <w:r>
        <w:rPr>
          <w:b/>
          <w:bCs/>
        </w:rPr>
        <w:lastRenderedPageBreak/>
        <w:t>Forced 1:</w:t>
      </w:r>
      <w:r>
        <w:t xml:space="preserve"> This was a phase of forced alternation. At the start of this phase, the door in front of one of the flowers moved up to prevent access to it, forcing the bat to visit the other one. After a visit was made and the reward collected, the door of the visited flower would move up to block access to it, and door of the other flower would open. In this way the bat was forced to alternate its visits to the two flowers and so ensure that the locations of both flowers were learned. In this phase there was a difference in reward volume between the two flowers. Two pairs of volumes were possible: the fixed output and 2 </w:t>
      </w:r>
      <m:oMath>
        <m:r>
          <w:rPr>
            <w:rFonts w:ascii="Cambria Math" w:hAnsi="Cambria Math"/>
          </w:rPr>
          <m:t>μ</m:t>
        </m:r>
      </m:oMath>
      <w:r>
        <w:t xml:space="preserve">L; or the fixed output and 25 </w:t>
      </w:r>
      <m:oMath>
        <m:r>
          <w:rPr>
            <w:rFonts w:ascii="Cambria Math" w:hAnsi="Cambria Math"/>
          </w:rPr>
          <m:t>μ</m:t>
        </m:r>
      </m:oMath>
      <w:r>
        <w:t xml:space="preserve">L. Depending on which experiment it was, the fixed output was either 7 </w:t>
      </w:r>
      <m:oMath>
        <m:r>
          <w:rPr>
            <w:rFonts w:ascii="Cambria Math" w:hAnsi="Cambria Math"/>
          </w:rPr>
          <m:t>μ</m:t>
        </m:r>
      </m:oMath>
      <w:r>
        <w:t xml:space="preserve">L (the subjective mean) or 13.5 </w:t>
      </w:r>
      <m:oMath>
        <m:r>
          <w:rPr>
            <w:rFonts w:ascii="Cambria Math" w:hAnsi="Cambria Math"/>
          </w:rPr>
          <m:t>μ</m:t>
        </m:r>
      </m:oMath>
      <w:r>
        <w:t>L (the objective mean). Half the bats were given one volume pair, and the other half the other volume pair. The flower on which the higher volume was given was counter-balanced across animals.</w:t>
      </w:r>
    </w:p>
    <w:p w14:paraId="6F5F36C7" w14:textId="77777777" w:rsidR="006E608B" w:rsidRDefault="00F1216D">
      <w:pPr>
        <w:numPr>
          <w:ilvl w:val="0"/>
          <w:numId w:val="2"/>
        </w:numPr>
      </w:pPr>
      <w:r>
        <w:rPr>
          <w:b/>
          <w:bCs/>
        </w:rPr>
        <w:t>Free 1:</w:t>
      </w:r>
      <w:r>
        <w:t xml:space="preserve"> This was a phase of ad-libitum reward similar to the Initial phase: both flower doors were open so both flowers were freely accessible to the bats. The volume differences of the Forced 1 phase were maintained. As the bats were free to visit both flowers, the preference of the bats for the flower that gave the higher volume was taken as indication of the discriminability of the volumes.</w:t>
      </w:r>
    </w:p>
    <w:p w14:paraId="32C5561F" w14:textId="77777777" w:rsidR="006E608B" w:rsidRDefault="00F1216D">
      <w:pPr>
        <w:numPr>
          <w:ilvl w:val="0"/>
          <w:numId w:val="2"/>
        </w:numPr>
      </w:pPr>
      <w:r>
        <w:rPr>
          <w:b/>
          <w:bCs/>
        </w:rPr>
        <w:t>Forced 2:</w:t>
      </w:r>
      <w:r>
        <w:t xml:space="preserve"> This phase was the same as the Forced 1 phase except the volume pairs were different. Those bats that received the fixed output vs. 2 </w:t>
      </w:r>
      <m:oMath>
        <m:r>
          <w:rPr>
            <w:rFonts w:ascii="Cambria Math" w:hAnsi="Cambria Math"/>
          </w:rPr>
          <m:t>μ</m:t>
        </m:r>
      </m:oMath>
      <w:r>
        <w:t xml:space="preserve">L volume pair in the Forced 1 phase now received 25 </w:t>
      </w:r>
      <m:oMath>
        <m:r>
          <w:rPr>
            <w:rFonts w:ascii="Cambria Math" w:hAnsi="Cambria Math"/>
          </w:rPr>
          <m:t>μ</m:t>
        </m:r>
      </m:oMath>
      <w:r>
        <w:t xml:space="preserve">L vs. the fixed output and </w:t>
      </w:r>
      <w:r>
        <w:rPr>
          <w:i/>
          <w:iCs/>
        </w:rPr>
        <w:t>vice versa</w:t>
      </w:r>
      <w:r>
        <w:t>. Half the bats received the higher volume at the same flower as Forced 1 and the other half at the other flower.</w:t>
      </w:r>
    </w:p>
    <w:p w14:paraId="5785B768" w14:textId="77777777" w:rsidR="006E608B" w:rsidRDefault="00F1216D">
      <w:pPr>
        <w:numPr>
          <w:ilvl w:val="0"/>
          <w:numId w:val="2"/>
        </w:numPr>
      </w:pPr>
      <w:r>
        <w:rPr>
          <w:b/>
          <w:bCs/>
        </w:rPr>
        <w:t>Free 2:</w:t>
      </w:r>
      <w:r>
        <w:t xml:space="preserve"> This was similar to the Free 1 phase, in that both flowers were accessible and reward was ad-libitum, but the reward volumes at the flowers were the same as those in the phase Forced 2. In this way the bats’ preferences for the higher volume of both volume pairs was determined.</w:t>
      </w:r>
    </w:p>
    <w:p w14:paraId="3FD9E9F2" w14:textId="77777777" w:rsidR="006E608B" w:rsidRDefault="00F1216D">
      <w:pPr>
        <w:pStyle w:val="FirstParagraph"/>
      </w:pPr>
      <w:commentRangeStart w:id="47"/>
      <w:r>
        <w:t>After the bats had completed all five phases, the schedule repeated itself except for the Initial phase. This continued for the rest of the night. If a bat learned to trigger rewards and made visits, but not a sufficient number to experience all five phases at least once it had to repeat the Training stage on the next night. If the bat did not complete all five phases even on the second day of Training it was removed from the experiment and replaced.</w:t>
      </w:r>
      <w:commentRangeEnd w:id="47"/>
      <w:r w:rsidR="0070624A">
        <w:rPr>
          <w:rStyle w:val="CommentReference"/>
        </w:rPr>
        <w:commentReference w:id="47"/>
      </w:r>
    </w:p>
    <w:p w14:paraId="25F0C899" w14:textId="77777777" w:rsidR="006E608B" w:rsidRDefault="00F1216D">
      <w:pPr>
        <w:pStyle w:val="Heading3"/>
      </w:pPr>
      <w:bookmarkStart w:id="48" w:name="main-experiment"/>
      <w:bookmarkEnd w:id="46"/>
      <w:r>
        <w:t>Main Experiment</w:t>
      </w:r>
    </w:p>
    <w:p w14:paraId="214C6DB3" w14:textId="77777777" w:rsidR="006E608B" w:rsidRDefault="00F1216D">
      <w:pPr>
        <w:pStyle w:val="FirstParagraph"/>
      </w:pPr>
      <w:r>
        <w:t>The bats experienced four experimental conditions, corresponding to four periods of the sine wave:</w:t>
      </w:r>
    </w:p>
    <w:p w14:paraId="0C1936E2" w14:textId="77777777" w:rsidR="006E608B" w:rsidRDefault="00F1216D">
      <w:pPr>
        <w:pStyle w:val="Compact"/>
        <w:numPr>
          <w:ilvl w:val="0"/>
          <w:numId w:val="3"/>
        </w:numPr>
      </w:pPr>
      <w:r>
        <w:t>0.75 hours</w:t>
      </w:r>
    </w:p>
    <w:p w14:paraId="3E5B4130" w14:textId="77777777" w:rsidR="006E608B" w:rsidRDefault="00F1216D">
      <w:pPr>
        <w:pStyle w:val="Compact"/>
        <w:numPr>
          <w:ilvl w:val="0"/>
          <w:numId w:val="3"/>
        </w:numPr>
      </w:pPr>
      <w:r>
        <w:t>1.5 hours</w:t>
      </w:r>
    </w:p>
    <w:p w14:paraId="4DE0940C" w14:textId="77777777" w:rsidR="006E608B" w:rsidRDefault="00F1216D">
      <w:pPr>
        <w:pStyle w:val="Compact"/>
        <w:numPr>
          <w:ilvl w:val="0"/>
          <w:numId w:val="3"/>
        </w:numPr>
      </w:pPr>
      <w:r>
        <w:t>3 hours</w:t>
      </w:r>
    </w:p>
    <w:p w14:paraId="3B9C6062" w14:textId="77777777" w:rsidR="006E608B" w:rsidRDefault="00F1216D">
      <w:pPr>
        <w:pStyle w:val="Compact"/>
        <w:numPr>
          <w:ilvl w:val="0"/>
          <w:numId w:val="3"/>
        </w:numPr>
      </w:pPr>
      <w:r>
        <w:t>6 hours</w:t>
      </w:r>
    </w:p>
    <w:p w14:paraId="792A6923" w14:textId="77777777" w:rsidR="006E608B" w:rsidRDefault="00F1216D">
      <w:pPr>
        <w:pStyle w:val="FirstParagraph"/>
      </w:pPr>
      <w:r>
        <w:lastRenderedPageBreak/>
        <w:t>During each experimental night the bats were given free choice between the fixed option and the fluctuating option whose output varied by a sine function of time. The output of the fluctuating option followed the formula:</w:t>
      </w:r>
    </w:p>
    <w:p w14:paraId="6B10663D" w14:textId="77777777" w:rsidR="006E608B" w:rsidRDefault="00F1216D">
      <w:pPr>
        <w:pStyle w:val="BodyText"/>
      </w:pPr>
      <w:r>
        <w:t>$$ \mathrm{y(t)} = {\rm Asin(2\pi ft + \varphi) + D} $$</w:t>
      </w:r>
    </w:p>
    <w:p w14:paraId="6F2F1C2E" w14:textId="77777777" w:rsidR="006E608B" w:rsidRDefault="00F1216D">
      <w:pPr>
        <w:pStyle w:val="FirstParagraph"/>
      </w:pPr>
      <w:r>
        <w:t>where:</w:t>
      </w:r>
    </w:p>
    <w:p w14:paraId="7D5911CF" w14:textId="77777777" w:rsidR="006E608B" w:rsidRDefault="00F1216D">
      <w:pPr>
        <w:pStyle w:val="Compact"/>
        <w:numPr>
          <w:ilvl w:val="0"/>
          <w:numId w:val="4"/>
        </w:numPr>
      </w:pPr>
      <w:r>
        <w:t>A is the Amplitude of the wave, or the distance between the peak and the mid-value of the wave</w:t>
      </w:r>
    </w:p>
    <w:p w14:paraId="5D0D3134" w14:textId="77777777" w:rsidR="006E608B" w:rsidRDefault="00F1216D">
      <w:pPr>
        <w:pStyle w:val="Compact"/>
        <w:numPr>
          <w:ilvl w:val="0"/>
          <w:numId w:val="4"/>
        </w:numPr>
      </w:pPr>
      <w:r>
        <w:t>f is the frequency of the wave, or the reciprocal of the wave period in seconds</w:t>
      </w:r>
    </w:p>
    <w:p w14:paraId="5E256D3C" w14:textId="77777777" w:rsidR="006E608B" w:rsidRDefault="00F1216D">
      <w:pPr>
        <w:pStyle w:val="Compact"/>
        <w:numPr>
          <w:ilvl w:val="0"/>
          <w:numId w:val="4"/>
        </w:numPr>
      </w:pPr>
      <w:r>
        <w:t>t is the time point in seconds since the start of the wave</w:t>
      </w:r>
    </w:p>
    <w:p w14:paraId="5CDC6C5D" w14:textId="77777777" w:rsidR="006E608B" w:rsidRDefault="00F1216D">
      <w:pPr>
        <w:pStyle w:val="Compact"/>
        <w:numPr>
          <w:ilvl w:val="0"/>
          <w:numId w:val="4"/>
        </w:numPr>
      </w:pPr>
      <m:oMath>
        <m:r>
          <w:rPr>
            <w:rFonts w:ascii="Cambria Math" w:hAnsi="Cambria Math"/>
          </w:rPr>
          <m:t>φ</m:t>
        </m:r>
      </m:oMath>
      <w:r>
        <w:t xml:space="preserve"> is the Phase, specifying in units of radians where the wave is when t = 0</w:t>
      </w:r>
    </w:p>
    <w:p w14:paraId="0F361643" w14:textId="77777777" w:rsidR="006E608B" w:rsidRDefault="00F1216D">
      <w:pPr>
        <w:pStyle w:val="Compact"/>
        <w:numPr>
          <w:ilvl w:val="0"/>
          <w:numId w:val="4"/>
        </w:numPr>
      </w:pPr>
      <w:r>
        <w:t>D is the Displacement, or a center Amplitude that is not 0</w:t>
      </w:r>
    </w:p>
    <w:p w14:paraId="2900C017" w14:textId="77777777" w:rsidR="006E608B" w:rsidRDefault="00F1216D">
      <w:pPr>
        <w:pStyle w:val="FirstParagraph"/>
      </w:pPr>
      <w:r>
        <w:t xml:space="preserve">The bats first experienced a condition for a night, during which the fixed and fluctuating options were assigned to a flower location each, and this location did not change. On the following night there was a reversal of options, i.e., a reversal of the reward contingencies of the flowers: the flower that had previously been the fixed option was now the fluctuating, and </w:t>
      </w:r>
      <w:r>
        <w:rPr>
          <w:i/>
          <w:iCs/>
        </w:rPr>
        <w:t>vice versa</w:t>
      </w:r>
      <w:r>
        <w:t>. This was done to control for a location preference by the bats. After the bats had experienced a condition on two successive nights in this way, the next condition was given, so there were 4x2 or 8 experimental nights in total (in addition to the training). The order of the conditions was pseudo-randomized across animals.</w:t>
      </w:r>
    </w:p>
    <w:p w14:paraId="1CD5EB3B" w14:textId="77777777" w:rsidR="006E608B" w:rsidRDefault="00F1216D">
      <w:pPr>
        <w:pStyle w:val="BodyText"/>
      </w:pPr>
      <w:r>
        <w:t xml:space="preserve">On the first night of the main experiment the fluctuating option was assigned to the flower that each bat had made more visits to overall on the previous training night, as it was assumed that the animals now had a slight preference for this flower. From then on the reversal of reward contingencies between the two flowers happened every night. At the start of each experimental night, the sine-function that determined the fluctuating output did not begin until the bat made a visit to the fluctuating output. Then the bat experienced the peak of the wave, i.e., the highest possible fluctuating output (25 </w:t>
      </w:r>
      <m:oMath>
        <m:r>
          <w:rPr>
            <w:rFonts w:ascii="Cambria Math" w:hAnsi="Cambria Math"/>
          </w:rPr>
          <m:t>μ</m:t>
        </m:r>
      </m:oMath>
      <w:r>
        <w:t xml:space="preserve">L). This was a large reward, and designed to motivate the bats to make repeated visits to the fluctuating option so they could experience the change in the output (see </w:t>
      </w:r>
      <w:r>
        <w:rPr>
          <w:b/>
          <w:bCs/>
        </w:rPr>
        <w:t>Supplementary Information</w:t>
      </w:r>
      <w:r>
        <w:t>).</w:t>
      </w:r>
    </w:p>
    <w:p w14:paraId="55ADE4BD" w14:textId="77777777" w:rsidR="006E608B" w:rsidRDefault="00F1216D">
      <w:pPr>
        <w:pStyle w:val="CaptionedFigure"/>
      </w:pPr>
      <w:commentRangeStart w:id="49"/>
      <w:r>
        <w:rPr>
          <w:noProof/>
        </w:rPr>
        <w:lastRenderedPageBreak/>
        <w:drawing>
          <wp:inline distT="0" distB="0" distL="0" distR="0" wp14:anchorId="2B02DE47" wp14:editId="28160C68">
            <wp:extent cx="5334000" cy="3236176"/>
            <wp:effectExtent l="0" t="0" r="0" b="0"/>
            <wp:docPr id="3" name="Picture" descr="Figure 3: Schematic of the design of the subjective mean and objective mean experiments"/>
            <wp:cNvGraphicFramePr/>
            <a:graphic xmlns:a="http://schemas.openxmlformats.org/drawingml/2006/main">
              <a:graphicData uri="http://schemas.openxmlformats.org/drawingml/2006/picture">
                <pic:pic xmlns:pic="http://schemas.openxmlformats.org/drawingml/2006/picture">
                  <pic:nvPicPr>
                    <pic:cNvPr id="0" name="Picture" descr="images/design_schematic.png"/>
                    <pic:cNvPicPr>
                      <a:picLocks noChangeAspect="1" noChangeArrowheads="1"/>
                    </pic:cNvPicPr>
                  </pic:nvPicPr>
                  <pic:blipFill>
                    <a:blip r:embed="rId16"/>
                    <a:stretch>
                      <a:fillRect/>
                    </a:stretch>
                  </pic:blipFill>
                  <pic:spPr bwMode="auto">
                    <a:xfrm>
                      <a:off x="0" y="0"/>
                      <a:ext cx="5334000" cy="3236176"/>
                    </a:xfrm>
                    <a:prstGeom prst="rect">
                      <a:avLst/>
                    </a:prstGeom>
                    <a:noFill/>
                    <a:ln w="9525">
                      <a:noFill/>
                      <a:headEnd/>
                      <a:tailEnd/>
                    </a:ln>
                  </pic:spPr>
                </pic:pic>
              </a:graphicData>
            </a:graphic>
          </wp:inline>
        </w:drawing>
      </w:r>
      <w:commentRangeEnd w:id="49"/>
      <w:r w:rsidR="000B731F">
        <w:rPr>
          <w:rStyle w:val="CommentReference"/>
        </w:rPr>
        <w:commentReference w:id="49"/>
      </w:r>
    </w:p>
    <w:p w14:paraId="0B2D0A3E" w14:textId="77777777" w:rsidR="006E608B" w:rsidRDefault="00F1216D">
      <w:pPr>
        <w:pStyle w:val="ImageCaption"/>
      </w:pPr>
      <w:r>
        <w:t>Figure 3: Schematic of the design of the subjective mean and objective mean experiments</w:t>
      </w:r>
    </w:p>
    <w:p w14:paraId="59EEAF5C" w14:textId="77777777" w:rsidR="006E608B" w:rsidRDefault="00F1216D">
      <w:pPr>
        <w:pStyle w:val="Heading2"/>
      </w:pPr>
      <w:bookmarkStart w:id="50" w:name="data-analysis"/>
      <w:bookmarkEnd w:id="42"/>
      <w:bookmarkEnd w:id="48"/>
      <w:r>
        <w:t>Data analysis</w:t>
      </w:r>
    </w:p>
    <w:p w14:paraId="34CA3729" w14:textId="42CAC8F8" w:rsidR="006E608B" w:rsidRDefault="00F1216D">
      <w:pPr>
        <w:pStyle w:val="FirstParagraph"/>
      </w:pPr>
      <w:r>
        <w:t>The raw data from these experiments were logged as events by a computer and recorded in comma-separated value (CSV) files. Each event included the date and time of the event, the animal that made the event, the duration of interruption of the photo-gate and the volume of nectar dispensed.</w:t>
      </w:r>
      <w:del w:id="51" w:author="Vladislav" w:date="2022-03-28T12:39:00Z">
        <w:r w:rsidDel="009904F7">
          <w:delText xml:space="preserve"> </w:delText>
        </w:r>
      </w:del>
      <w:commentRangeStart w:id="52"/>
      <w:del w:id="53" w:author="Vladislav" w:date="2022-03-28T12:31:00Z">
        <w:r w:rsidDel="000D7B9A">
          <w:delText xml:space="preserve">The CSV files were then read into R, which was used for </w:delText>
        </w:r>
      </w:del>
      <w:del w:id="54" w:author="Vladislav" w:date="2022-03-28T12:39:00Z">
        <w:r w:rsidDel="009904F7">
          <w:delText>all statistical analyses and creation of plots</w:delText>
        </w:r>
      </w:del>
      <w:r>
        <w:t>.</w:t>
      </w:r>
      <w:commentRangeEnd w:id="52"/>
      <w:r w:rsidR="009904F7">
        <w:rPr>
          <w:rStyle w:val="CommentReference"/>
        </w:rPr>
        <w:commentReference w:id="52"/>
      </w:r>
    </w:p>
    <w:p w14:paraId="4CB2F876" w14:textId="77777777" w:rsidR="006E608B" w:rsidRDefault="00F1216D">
      <w:pPr>
        <w:pStyle w:val="BodyText"/>
      </w:pPr>
      <w:r>
        <w:t>A bat had to experience the reward contingencies of both options on every night to be included for the statistical analysis. In practice this meant that the bat had to make at least one rewarded visit to both options every night.</w:t>
      </w:r>
    </w:p>
    <w:p w14:paraId="08F2952C" w14:textId="59205D59" w:rsidR="006E608B" w:rsidRDefault="00F1216D">
      <w:pPr>
        <w:pStyle w:val="BodyText"/>
      </w:pPr>
      <w:r>
        <w:t xml:space="preserve">The bats experienced the reward volumes in the fluctuating options as part of either a downward trend, when the fluctuating output was decreasing, or part of an upward trend, when the fluctuating output was increasing. In both cases the volume difference between the fixed and the fluctuating options was exactly the same but the difference was in the volume differences experienced just before. The bats could use their past experience in one of two ways: they could either estimate an option as being more rewarding based on their reinforcement at that option in the recent past; or they could estimate an option as being more rewarding based on their experience of an increasing reward output at that option, despite the recent past reinforcement being comparatively low. In the first case, we would expect the proportion of visits to any volume of the fluctuating option to be higher when that volume was part of a downward trend; in the second case, we would expect the proportion of visits to be higher when the volume was part of an upward trend. We also considered the specific case of the volume pair 7 vs. 13.5 </w:t>
      </w:r>
      <m:oMath>
        <m:r>
          <w:rPr>
            <w:rFonts w:ascii="Cambria Math" w:hAnsi="Cambria Math"/>
          </w:rPr>
          <m:t>μ</m:t>
        </m:r>
      </m:oMath>
      <w:r>
        <w:t xml:space="preserve">L. In the subjective mean experiment this situation arose when the fluctuating output was 13.5 </w:t>
      </w:r>
      <m:oMath>
        <m:r>
          <w:rPr>
            <w:rFonts w:ascii="Cambria Math" w:hAnsi="Cambria Math"/>
          </w:rPr>
          <m:t>μ</m:t>
        </m:r>
      </m:oMath>
      <w:r>
        <w:t xml:space="preserve">L because the fixed </w:t>
      </w:r>
      <w:r>
        <w:lastRenderedPageBreak/>
        <w:t xml:space="preserve">output was always 7 </w:t>
      </w:r>
      <m:oMath>
        <m:r>
          <w:rPr>
            <w:rFonts w:ascii="Cambria Math" w:hAnsi="Cambria Math"/>
          </w:rPr>
          <m:t>μ</m:t>
        </m:r>
      </m:oMath>
      <w:r>
        <w:t xml:space="preserve">L; in the objective mean experiment it arose when the fluctuating output was 7 </w:t>
      </w:r>
      <m:oMath>
        <m:r>
          <w:rPr>
            <w:rFonts w:ascii="Cambria Math" w:hAnsi="Cambria Math"/>
          </w:rPr>
          <m:t>μ</m:t>
        </m:r>
      </m:oMath>
      <w:r>
        <w:t xml:space="preserve">L as the fixed output was always 13.5 </w:t>
      </w:r>
      <m:oMath>
        <m:r>
          <w:rPr>
            <w:rFonts w:ascii="Cambria Math" w:hAnsi="Cambria Math"/>
          </w:rPr>
          <m:t>μ</m:t>
        </m:r>
      </m:oMath>
      <w:r>
        <w:t>L. The volume pair was discriminable by the bats</w:t>
      </w:r>
      <w:ins w:id="55" w:author="Vladislav" w:date="2022-03-28T12:36:00Z">
        <w:r w:rsidR="009904F7">
          <w:t xml:space="preserve"> (citation)</w:t>
        </w:r>
      </w:ins>
      <w:r>
        <w:t>, and if there were no effect of trend, the preference for the higher volume should be higher than 50% in all the experimental conditions.</w:t>
      </w:r>
    </w:p>
    <w:p w14:paraId="5D516557" w14:textId="1D692960" w:rsidR="006E608B" w:rsidRDefault="00F1216D">
      <w:pPr>
        <w:pStyle w:val="BodyText"/>
      </w:pPr>
      <w:r>
        <w:t xml:space="preserve">In both </w:t>
      </w:r>
      <w:del w:id="56" w:author="Vladislav" w:date="2022-03-28T12:37:00Z">
        <w:r w:rsidDel="009904F7">
          <w:delText xml:space="preserve">the </w:delText>
        </w:r>
      </w:del>
      <w:r>
        <w:t xml:space="preserve">experiments, we investigated the effect of trend, volume of the fluctuating output and rate of change of the fluctuating option on the proportion of visits to the fluctuating option. In both </w:t>
      </w:r>
      <w:del w:id="57" w:author="Vladislav" w:date="2022-03-28T12:37:00Z">
        <w:r w:rsidDel="009904F7">
          <w:delText xml:space="preserve">the </w:delText>
        </w:r>
      </w:del>
      <w:r>
        <w:t xml:space="preserve">experiments we also created separate models of one specific pair of volumes: 7 and 13.5 </w:t>
      </w:r>
      <m:oMath>
        <m:r>
          <w:rPr>
            <w:rFonts w:ascii="Cambria Math" w:hAnsi="Cambria Math"/>
          </w:rPr>
          <m:t>μ</m:t>
        </m:r>
      </m:oMath>
      <w:r>
        <w:t xml:space="preserve">L. In the subjective mean experiment this was when the fluctuating output was 13.5 </w:t>
      </w:r>
      <m:oMath>
        <m:r>
          <w:rPr>
            <w:rFonts w:ascii="Cambria Math" w:hAnsi="Cambria Math"/>
          </w:rPr>
          <m:t>μ</m:t>
        </m:r>
      </m:oMath>
      <w:r>
        <w:t xml:space="preserve">L, and in the objective mean experiment this was when the fluctuating output was 7 </w:t>
      </w:r>
      <m:oMath>
        <m:r>
          <w:rPr>
            <w:rFonts w:ascii="Cambria Math" w:hAnsi="Cambria Math"/>
          </w:rPr>
          <m:t>μ</m:t>
        </m:r>
      </m:oMath>
      <w:r>
        <w:t xml:space="preserve">L. We investigated the effect of trend on the proportion of visits made to the higher volume in this pair (13.5 </w:t>
      </w:r>
      <m:oMath>
        <m:r>
          <w:rPr>
            <w:rFonts w:ascii="Cambria Math" w:hAnsi="Cambria Math"/>
          </w:rPr>
          <m:t>μ</m:t>
        </m:r>
      </m:oMath>
      <w:r>
        <w:t>L) in both experiments. The proportion of visits to the fluctuating output was calculated as the number of visits to the fluctuating output divided by the sum of the number of visits to the fluctuating output and the number of visits to the fixed option in that category. The proportion of visits to the higher volume of a volume pair was calculated in a similar manner.</w:t>
      </w:r>
    </w:p>
    <w:p w14:paraId="16A9A8D4" w14:textId="77777777" w:rsidR="006E608B" w:rsidRDefault="00F1216D">
      <w:pPr>
        <w:pStyle w:val="BodyText"/>
      </w:pPr>
      <w:r>
        <w:t xml:space="preserve">Generalized linear mixed-models were fitted in a Bayesian framework using Hamiltonian Monte Carlo in the R package </w:t>
      </w:r>
      <w:r>
        <w:rPr>
          <w:rStyle w:val="VerbatimChar"/>
        </w:rPr>
        <w:t>brms</w:t>
      </w:r>
      <w:r>
        <w:t xml:space="preserve"> (Bürkner 2017), which is a front-end for </w:t>
      </w:r>
      <w:r>
        <w:rPr>
          <w:rStyle w:val="VerbatimChar"/>
        </w:rPr>
        <w:t>rstan</w:t>
      </w:r>
      <w:r>
        <w:t xml:space="preserve"> (Carpenter et al. 2017). The technical details of these models are provided in the </w:t>
      </w:r>
      <w:r>
        <w:rPr>
          <w:b/>
          <w:bCs/>
        </w:rPr>
        <w:t>Supplementary section</w:t>
      </w:r>
      <w:r>
        <w:t xml:space="preserve">. We present plots of the conditional effects of the predictor variables, with the parameter values of the models provided in the </w:t>
      </w:r>
      <w:r>
        <w:rPr>
          <w:b/>
          <w:bCs/>
        </w:rPr>
        <w:t>Supplementary section</w:t>
      </w:r>
      <w:r>
        <w:t>. We report the mean as a measure of central tendency and the 89% quantile-based credible intervals for the parameters. (89% boundaries are the default for reporting credible intervals - McElreath (2020)).</w:t>
      </w:r>
    </w:p>
    <w:p w14:paraId="05BE87EA" w14:textId="77777777" w:rsidR="006E608B" w:rsidRDefault="00F1216D">
      <w:pPr>
        <w:pStyle w:val="BodyText"/>
      </w:pPr>
      <w:commentRangeStart w:id="58"/>
      <w:r>
        <w:t xml:space="preserve">We investigated whether seasonality, i.e., a regular and repeating change, was present in the bats’ choice data by fitting a cosinor model to the time-series data of the bats’ visits to the fluctuating option. This was done using the R package </w:t>
      </w:r>
      <w:r>
        <w:rPr>
          <w:rStyle w:val="VerbatimChar"/>
        </w:rPr>
        <w:t>season</w:t>
      </w:r>
      <w:r>
        <w:t xml:space="preserve"> (Barnett, Baker, and Dobson 2012). Such a model describes a seasonal pattern using a sinusoid. A generalized linear model using a sine and a cosine term was fit to the data from each bat for each rate of change. Together these terms describe the sinusoid. A </w:t>
      </w:r>
      <w:r>
        <w:rPr>
          <w:i/>
          <w:iCs/>
        </w:rPr>
        <w:t>p</w:t>
      </w:r>
      <w:r>
        <w:t>-value was thus calculated, with an alpha level of 0.05.</w:t>
      </w:r>
      <w:commentRangeEnd w:id="58"/>
      <w:r w:rsidR="00F92717">
        <w:rPr>
          <w:rStyle w:val="CommentReference"/>
        </w:rPr>
        <w:commentReference w:id="58"/>
      </w:r>
    </w:p>
    <w:p w14:paraId="7970C6A4" w14:textId="1C8ECEA9" w:rsidR="006E608B" w:rsidRDefault="00F1216D">
      <w:pPr>
        <w:pStyle w:val="BodyText"/>
      </w:pPr>
      <w:r>
        <w:t>All statistical analyses and creation of plots were done in R</w:t>
      </w:r>
      <w:ins w:id="59" w:author="Vladislav" w:date="2022-03-28T12:39:00Z">
        <w:r w:rsidR="009904F7">
          <w:t xml:space="preserve"> (give the version num</w:t>
        </w:r>
      </w:ins>
      <w:ins w:id="60" w:author="Vladislav" w:date="2022-03-28T12:40:00Z">
        <w:r w:rsidR="009904F7">
          <w:t>ber and citation when you write the final draft)</w:t>
        </w:r>
      </w:ins>
      <w:r>
        <w:t>.</w:t>
      </w:r>
    </w:p>
    <w:p w14:paraId="768168FA" w14:textId="77777777" w:rsidR="006E608B" w:rsidRDefault="00F1216D">
      <w:pPr>
        <w:pStyle w:val="Heading1"/>
      </w:pPr>
      <w:bookmarkStart w:id="61" w:name="results"/>
      <w:bookmarkEnd w:id="12"/>
      <w:bookmarkEnd w:id="50"/>
      <w:r>
        <w:t>Results</w:t>
      </w:r>
    </w:p>
    <w:p w14:paraId="5DA53222" w14:textId="77777777" w:rsidR="006E608B" w:rsidRDefault="00F1216D">
      <w:pPr>
        <w:pStyle w:val="Heading2"/>
      </w:pPr>
      <w:bookmarkStart w:id="62" w:name="Xa11b58da4d6df07b4b639acdc8bc32f59bde574"/>
      <w:r>
        <w:t>A majority of bats responded to the reversal of location of the two options</w:t>
      </w:r>
    </w:p>
    <w:p w14:paraId="2581312C" w14:textId="0E119E88" w:rsidR="006E608B" w:rsidRDefault="00F1216D">
      <w:pPr>
        <w:pStyle w:val="FirstParagraph"/>
      </w:pPr>
      <w:r>
        <w:t xml:space="preserve">Two behavioural strategies were observed in the main experimental phase. </w:t>
      </w:r>
      <w:commentRangeStart w:id="63"/>
      <w:r>
        <w:t xml:space="preserve">The locations of the fixed and fluctuating options were always reversed between the two flowers on the second night of a condition to control for the bats’ location preferences. </w:t>
      </w:r>
      <w:commentRangeEnd w:id="63"/>
      <w:r w:rsidR="005B5A6F">
        <w:rPr>
          <w:rStyle w:val="CommentReference"/>
        </w:rPr>
        <w:commentReference w:id="63"/>
      </w:r>
      <w:r>
        <w:t>While most of the bats made visits to both options on both nights, a minority did not.</w:t>
      </w:r>
      <w:commentRangeStart w:id="64"/>
      <w:r>
        <w:t xml:space="preserve"> </w:t>
      </w:r>
      <w:del w:id="65" w:author="Vladislav" w:date="2022-03-28T12:42:00Z">
        <w:r w:rsidDel="005B5A6F">
          <w:delText>4</w:delText>
        </w:r>
      </w:del>
      <w:commentRangeEnd w:id="64"/>
      <w:r w:rsidR="00A35906">
        <w:rPr>
          <w:rStyle w:val="CommentReference"/>
        </w:rPr>
        <w:commentReference w:id="64"/>
      </w:r>
      <w:del w:id="66" w:author="Vladislav" w:date="2022-03-28T12:42:00Z">
        <w:r w:rsidDel="005B5A6F">
          <w:delText xml:space="preserve"> </w:delText>
        </w:r>
      </w:del>
      <w:commentRangeStart w:id="67"/>
      <w:ins w:id="68" w:author="Vladislav" w:date="2022-03-28T12:42:00Z">
        <w:r w:rsidR="005B5A6F">
          <w:t xml:space="preserve">Four </w:t>
        </w:r>
      </w:ins>
      <w:r>
        <w:t xml:space="preserve">out of the </w:t>
      </w:r>
      <w:ins w:id="69" w:author="Vladislav" w:date="2022-03-28T12:42:00Z">
        <w:r w:rsidR="005B5A6F">
          <w:t>sixteen</w:t>
        </w:r>
      </w:ins>
      <w:del w:id="70" w:author="Vladislav" w:date="2022-03-28T12:42:00Z">
        <w:r w:rsidDel="005B5A6F">
          <w:delText>16</w:delText>
        </w:r>
      </w:del>
      <w:r>
        <w:t xml:space="preserve"> bats in the subjective mean experiment, and 3 out of the 18 bats in the objective </w:t>
      </w:r>
      <w:r>
        <w:lastRenderedPageBreak/>
        <w:t xml:space="preserve">mean experiment, made near-exclusive visits to the same flower on both nights of a condition, regardless of whether that flower was the fixed or the fluctuating option. We designated these bats </w:t>
      </w:r>
      <w:del w:id="71" w:author="Vladislav" w:date="2022-03-28T12:43:00Z">
        <w:r w:rsidDel="00A35906">
          <w:delText xml:space="preserve">the </w:delText>
        </w:r>
      </w:del>
      <w:ins w:id="72" w:author="Vladislav" w:date="2022-03-28T12:43:00Z">
        <w:r w:rsidR="00A35906">
          <w:t xml:space="preserve">as </w:t>
        </w:r>
      </w:ins>
      <w:r>
        <w:t>‘reversal non-responsive’</w:t>
      </w:r>
      <w:del w:id="73" w:author="Vladislav" w:date="2022-03-28T12:43:00Z">
        <w:r w:rsidDel="00A35906">
          <w:delText xml:space="preserve"> bats</w:delText>
        </w:r>
      </w:del>
      <w:r>
        <w:t xml:space="preserve">, </w:t>
      </w:r>
      <w:del w:id="74" w:author="Vladislav" w:date="2022-03-28T12:43:00Z">
        <w:r w:rsidDel="00A35906">
          <w:delText xml:space="preserve">as </w:delText>
        </w:r>
      </w:del>
      <w:ins w:id="75" w:author="Vladislav" w:date="2022-03-28T12:43:00Z">
        <w:r w:rsidR="00A35906">
          <w:t xml:space="preserve">since </w:t>
        </w:r>
      </w:ins>
      <w:r>
        <w:t xml:space="preserve">reversing the location of the fixed and fluctuating options induced no observable </w:t>
      </w:r>
      <w:proofErr w:type="spellStart"/>
      <w:r>
        <w:t>behavioural</w:t>
      </w:r>
      <w:proofErr w:type="spellEnd"/>
      <w:r>
        <w:t xml:space="preserve"> response.</w:t>
      </w:r>
      <w:commentRangeEnd w:id="67"/>
      <w:r w:rsidR="0054667D">
        <w:rPr>
          <w:rStyle w:val="CommentReference"/>
        </w:rPr>
        <w:commentReference w:id="67"/>
      </w:r>
    </w:p>
    <w:p w14:paraId="68483142" w14:textId="77777777" w:rsidR="006E608B" w:rsidRDefault="00F1216D">
      <w:pPr>
        <w:pStyle w:val="BodyText"/>
      </w:pPr>
      <w:commentRangeStart w:id="76"/>
      <w:r>
        <w:t>Figure 4 shows</w:t>
      </w:r>
      <w:commentRangeEnd w:id="76"/>
      <w:r w:rsidR="00A35906">
        <w:rPr>
          <w:rStyle w:val="CommentReference"/>
        </w:rPr>
        <w:commentReference w:id="76"/>
      </w:r>
      <w:r>
        <w:t xml:space="preserve"> the overall activity of the reversal non-responsive bats. The first time point of the sine function was the first visit made by a bat to the fluctuating option. This meant that on those nights the fixed option was assigned to the preferred flower of a reversal non-responsive bat, the bat never experienced the changing output of the fluctuating option and was thus ‘uninformed’ of all the available options - these animals were excluded from statistical analyses.</w:t>
      </w:r>
    </w:p>
    <w:p w14:paraId="3496ADBC" w14:textId="77777777" w:rsidR="006E608B" w:rsidRDefault="00F1216D">
      <w:pPr>
        <w:pStyle w:val="CaptionedFigure"/>
      </w:pPr>
      <w:r>
        <w:rPr>
          <w:noProof/>
        </w:rPr>
        <w:lastRenderedPageBreak/>
        <w:drawing>
          <wp:inline distT="0" distB="0" distL="0" distR="0" wp14:anchorId="70E6B79D" wp14:editId="5E1EE6F6">
            <wp:extent cx="5334000" cy="7334250"/>
            <wp:effectExtent l="0" t="0" r="0" b="0"/>
            <wp:docPr id="4" name="Picture" descr="Figure 4: Choice behaviour of all the reversal non-responsive bats in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dashed horiontal line represents the volume output of the fixed option. a) Reversal non-responsive bats in the subjective mean experiment b) Reversal non-responsive bats in the objective mean experiment"/>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nonresp-1.png"/>
                    <pic:cNvPicPr>
                      <a:picLocks noChangeAspect="1" noChangeArrowheads="1"/>
                    </pic:cNvPicPr>
                  </pic:nvPicPr>
                  <pic:blipFill>
                    <a:blip r:embed="rId17"/>
                    <a:stretch>
                      <a:fillRect/>
                    </a:stretch>
                  </pic:blipFill>
                  <pic:spPr bwMode="auto">
                    <a:xfrm>
                      <a:off x="0" y="0"/>
                      <a:ext cx="5334000" cy="7334250"/>
                    </a:xfrm>
                    <a:prstGeom prst="rect">
                      <a:avLst/>
                    </a:prstGeom>
                    <a:noFill/>
                    <a:ln w="9525">
                      <a:noFill/>
                      <a:headEnd/>
                      <a:tailEnd/>
                    </a:ln>
                  </pic:spPr>
                </pic:pic>
              </a:graphicData>
            </a:graphic>
          </wp:inline>
        </w:drawing>
      </w:r>
    </w:p>
    <w:p w14:paraId="1393C956" w14:textId="77777777" w:rsidR="006E608B" w:rsidRDefault="00F1216D">
      <w:pPr>
        <w:pStyle w:val="ImageCaption"/>
      </w:pPr>
      <w:commentRangeStart w:id="77"/>
      <w:r>
        <w:t xml:space="preserve">Figure 4: Choice behaviour of all the reversal non-responsive bats in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w:t>
      </w:r>
      <w:r>
        <w:lastRenderedPageBreak/>
        <w:t>top of the plots are visits made to the fluctuating option and those at the bottom of the plots are visits made to the fixed option. The dashed horiontal line represents the volume output of the fixed option. a) Reversal non-responsive bats in the subjective mean experiment b) Reversal non-responsive bats in the objective mean experiment</w:t>
      </w:r>
      <w:commentRangeEnd w:id="77"/>
      <w:r w:rsidR="0054667D">
        <w:rPr>
          <w:rStyle w:val="CommentReference"/>
          <w:i w:val="0"/>
        </w:rPr>
        <w:commentReference w:id="77"/>
      </w:r>
    </w:p>
    <w:p w14:paraId="279F9906" w14:textId="77777777" w:rsidR="006E608B" w:rsidRDefault="00F1216D">
      <w:pPr>
        <w:pStyle w:val="BodyText"/>
      </w:pPr>
      <w:r>
        <w:t>The animals that did respond to the reversal showed a change in their choice behaviour corresponding to the output of the sine wave</w:t>
      </w:r>
      <w:commentRangeStart w:id="78"/>
      <w:r>
        <w:t>. This is represented in Figure 5.</w:t>
      </w:r>
      <w:commentRangeEnd w:id="78"/>
      <w:r w:rsidR="0054667D">
        <w:rPr>
          <w:rStyle w:val="CommentReference"/>
        </w:rPr>
        <w:commentReference w:id="78"/>
      </w:r>
    </w:p>
    <w:p w14:paraId="30BE382C" w14:textId="76C9ABFC" w:rsidR="006E608B" w:rsidRDefault="00F73E32">
      <w:pPr>
        <w:pStyle w:val="CaptionedFigure"/>
      </w:pPr>
      <w:r>
        <w:rPr>
          <w:noProof/>
        </w:rPr>
        <w:lastRenderedPageBreak/>
        <w:drawing>
          <wp:inline distT="0" distB="0" distL="0" distR="0" wp14:anchorId="31D7D916" wp14:editId="40AFE241">
            <wp:extent cx="5334000" cy="7334250"/>
            <wp:effectExtent l="0" t="0" r="0" b="0"/>
            <wp:docPr id="5" name="Picture" descr="Figure 5: Choice behaviour of three representative reversal responsive bats from each of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subjective mean experiment b) Three of the reversal responsive bats in the objective mean experiment"/>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responsive-1.png"/>
                    <pic:cNvPicPr>
                      <a:picLocks noChangeAspect="1" noChangeArrowheads="1"/>
                    </pic:cNvPicPr>
                  </pic:nvPicPr>
                  <pic:blipFill>
                    <a:blip r:embed="rId18"/>
                    <a:stretch>
                      <a:fillRect/>
                    </a:stretch>
                  </pic:blipFill>
                  <pic:spPr bwMode="auto">
                    <a:xfrm>
                      <a:off x="0" y="0"/>
                      <a:ext cx="5334000" cy="7334250"/>
                    </a:xfrm>
                    <a:prstGeom prst="rect">
                      <a:avLst/>
                    </a:prstGeom>
                    <a:noFill/>
                    <a:ln w="9525">
                      <a:noFill/>
                      <a:headEnd/>
                      <a:tailEnd/>
                    </a:ln>
                  </pic:spPr>
                </pic:pic>
              </a:graphicData>
            </a:graphic>
          </wp:inline>
        </w:drawing>
      </w:r>
    </w:p>
    <w:p w14:paraId="0C7DC448" w14:textId="681955DF" w:rsidR="006E608B" w:rsidRDefault="00F1216D">
      <w:pPr>
        <w:pStyle w:val="ImageCaption"/>
      </w:pPr>
      <w:commentRangeStart w:id="79"/>
      <w:r>
        <w:t xml:space="preserve">Figure 5: Choice behaviour of three representative reversal responsive bats from each of the two experiments. </w:t>
      </w:r>
      <w:commentRangeEnd w:id="79"/>
      <w:r w:rsidR="0054667D">
        <w:rPr>
          <w:rStyle w:val="CommentReference"/>
          <w:i w:val="0"/>
        </w:rPr>
        <w:commentReference w:id="79"/>
      </w:r>
      <w:r>
        <w:t xml:space="preserve">Each row is one night of experimental condition, i.e., the two nights for each of the four wave periods, and each column an individual bat. The solid black line represents the output of the fluctuating option and the red points </w:t>
      </w:r>
      <w:ins w:id="80" w:author="Vladislav" w:date="2022-03-28T12:50:00Z">
        <w:r w:rsidR="0054667D">
          <w:t>–</w:t>
        </w:r>
      </w:ins>
      <w:del w:id="81" w:author="Vladislav" w:date="2022-03-28T12:50:00Z">
        <w:r w:rsidDel="0054667D">
          <w:delText xml:space="preserve">each </w:delText>
        </w:r>
      </w:del>
      <w:r>
        <w:t>individual visit</w:t>
      </w:r>
      <w:ins w:id="82" w:author="Vladislav" w:date="2022-03-28T12:50:00Z">
        <w:r w:rsidR="0054667D">
          <w:t>s</w:t>
        </w:r>
      </w:ins>
      <w:del w:id="83" w:author="Vladislav" w:date="2022-03-28T12:50:00Z">
        <w:r w:rsidDel="0054667D">
          <w:delText xml:space="preserve"> made by a bat</w:delText>
        </w:r>
      </w:del>
      <w:r>
        <w:t xml:space="preserve">. </w:t>
      </w:r>
      <w:ins w:id="84" w:author="Vladislav" w:date="2022-03-28T12:51:00Z">
        <w:r w:rsidR="0054667D">
          <w:lastRenderedPageBreak/>
          <w:t>to the fluctuating (</w:t>
        </w:r>
      </w:ins>
      <w:del w:id="85" w:author="Vladislav" w:date="2022-03-28T12:51:00Z">
        <w:r w:rsidDel="0054667D">
          <w:delText xml:space="preserve">The red </w:delText>
        </w:r>
      </w:del>
      <w:r>
        <w:t xml:space="preserve">points </w:t>
      </w:r>
      <w:del w:id="86" w:author="Vladislav" w:date="2022-03-28T12:51:00Z">
        <w:r w:rsidDel="0054667D">
          <w:delText xml:space="preserve">to </w:delText>
        </w:r>
      </w:del>
      <w:ins w:id="87" w:author="Vladislav" w:date="2022-03-28T12:51:00Z">
        <w:r w:rsidR="0054667D">
          <w:t xml:space="preserve">at </w:t>
        </w:r>
      </w:ins>
      <w:r>
        <w:t>the top</w:t>
      </w:r>
      <w:ins w:id="88" w:author="Vladislav" w:date="2022-03-28T12:51:00Z">
        <w:r w:rsidR="0054667D">
          <w:t xml:space="preserve">) and fixed </w:t>
        </w:r>
      </w:ins>
      <w:ins w:id="89" w:author="Vladislav" w:date="2022-03-28T12:52:00Z">
        <w:r w:rsidR="0054667D">
          <w:t>options (points at the bottom).</w:t>
        </w:r>
      </w:ins>
      <w:del w:id="90" w:author="Vladislav" w:date="2022-03-28T12:52:00Z">
        <w:r w:rsidDel="00F92717">
          <w:delText xml:space="preserve"> of the plots are visits made to the fluctuating option and those at the bottom of the plots are visits made to the fixed option.</w:delText>
        </w:r>
      </w:del>
      <w:r>
        <w:t xml:space="preserve"> The blue lines are a </w:t>
      </w:r>
      <w:commentRangeStart w:id="91"/>
      <w:r>
        <w:t>smoothing function</w:t>
      </w:r>
      <w:commentRangeEnd w:id="91"/>
      <w:r w:rsidR="00F92717">
        <w:rPr>
          <w:rStyle w:val="CommentReference"/>
          <w:i w:val="0"/>
        </w:rPr>
        <w:commentReference w:id="91"/>
      </w:r>
      <w:r>
        <w:t xml:space="preserve"> applied to the choices of the bats. The dashed horiontal line represents the volume output of the fixed option. a) Three of the reversal responsive bats in the subjective mean experiment b) Three of the reversal responsive bats in the objective mean experiment</w:t>
      </w:r>
    </w:p>
    <w:p w14:paraId="4FDFBEE5" w14:textId="3B9314EC" w:rsidR="006E608B" w:rsidRDefault="00F1216D">
      <w:pPr>
        <w:pStyle w:val="Heading2"/>
      </w:pPr>
      <w:bookmarkStart w:id="92" w:name="X5db94cd5ae1079ab5190dd02b9b16aa417d5e0c"/>
      <w:bookmarkEnd w:id="62"/>
      <w:del w:id="93" w:author="Vladislav" w:date="2022-03-28T12:54:00Z">
        <w:r w:rsidDel="00F92717">
          <w:delText>The responsive</w:delText>
        </w:r>
      </w:del>
      <w:ins w:id="94" w:author="Vladislav" w:date="2022-03-28T12:54:00Z">
        <w:r w:rsidR="00F92717">
          <w:t>Most</w:t>
        </w:r>
      </w:ins>
      <w:r>
        <w:t xml:space="preserve"> bats tracked the rate of change of the fluctuating volume</w:t>
      </w:r>
    </w:p>
    <w:p w14:paraId="55AB2EA2" w14:textId="3AC762AC" w:rsidR="006E608B" w:rsidRDefault="00F1216D">
      <w:pPr>
        <w:pStyle w:val="FirstParagraph"/>
      </w:pPr>
      <w:r>
        <w:t xml:space="preserve">The behaviour of </w:t>
      </w:r>
      <w:commentRangeStart w:id="95"/>
      <w:r>
        <w:t xml:space="preserve">the responsive bats </w:t>
      </w:r>
      <w:commentRangeEnd w:id="95"/>
      <w:r w:rsidR="006A2186">
        <w:rPr>
          <w:rStyle w:val="CommentReference"/>
        </w:rPr>
        <w:commentReference w:id="95"/>
      </w:r>
      <w:r>
        <w:t xml:space="preserve">seemed to correspond to the state of the environment, which was determined by the volume output of the fluctuating option. </w:t>
      </w:r>
      <w:del w:id="96" w:author="Vladislav" w:date="2022-03-29T10:50:00Z">
        <w:r w:rsidDel="006A2186">
          <w:delText xml:space="preserve">The analysis showed that the </w:delText>
        </w:r>
      </w:del>
      <w:r>
        <w:t xml:space="preserve">bats made a higher proportion of visits to the fluctuating option when its volume output was higher. This effect </w:t>
      </w:r>
      <w:commentRangeStart w:id="97"/>
      <w:r>
        <w:t xml:space="preserve">seemed </w:t>
      </w:r>
      <w:commentRangeEnd w:id="97"/>
      <w:r w:rsidR="00AD0BF6">
        <w:rPr>
          <w:rStyle w:val="CommentReference"/>
        </w:rPr>
        <w:commentReference w:id="97"/>
      </w:r>
      <w:r>
        <w:t>to be influenced by both the rate of change of the environment (the period of the fluctuating option) and the contrast between the fixed and the fluctuating options.</w:t>
      </w:r>
    </w:p>
    <w:p w14:paraId="2328D5B8" w14:textId="26BD0D57" w:rsidR="006E608B" w:rsidRDefault="00F1216D">
      <w:pPr>
        <w:pStyle w:val="BodyText"/>
      </w:pPr>
      <w:r>
        <w:t xml:space="preserve">In the subjective mean experiment - when the volume of the fixed option was </w:t>
      </w:r>
      <w:commentRangeStart w:id="98"/>
      <w:del w:id="99" w:author="Vladislav" w:date="2022-03-29T11:09:00Z">
        <w:r w:rsidDel="00AD0BF6">
          <w:delText xml:space="preserve">much </w:delText>
        </w:r>
      </w:del>
      <w:commentRangeEnd w:id="98"/>
      <w:r w:rsidR="00AD0BF6">
        <w:rPr>
          <w:rStyle w:val="CommentReference"/>
        </w:rPr>
        <w:commentReference w:id="98"/>
      </w:r>
      <w:r>
        <w:t xml:space="preserve">lower than in the objective mean experiment - the </w:t>
      </w:r>
      <w:commentRangeStart w:id="100"/>
      <w:r>
        <w:t>faster the rate of change</w:t>
      </w:r>
      <w:commentRangeEnd w:id="100"/>
      <w:r w:rsidR="00AD0BF6">
        <w:rPr>
          <w:rStyle w:val="CommentReference"/>
        </w:rPr>
        <w:commentReference w:id="100"/>
      </w:r>
      <w:r>
        <w:t>, the higher the number of visits to the fluctuating option. At the fastest rate the bats made the majority of their visits to the fluctuating option regardless of its volume. At the two slowest rates the bats made the majority of their visits to the fixed option when it was higher than the fluctuating option (figure 6a).</w:t>
      </w:r>
    </w:p>
    <w:p w14:paraId="709BB7A7" w14:textId="77777777" w:rsidR="006E608B" w:rsidRDefault="00F1216D">
      <w:pPr>
        <w:pStyle w:val="BodyText"/>
      </w:pPr>
      <w:r>
        <w:t>In the objective mean experiment the rate of change of the environment had a smaller effect on the number of visits to the fluctuating option. At all four rates of change the bats made the majority of their visits to whichever option had a higher output at that time, with approximately 50% of their visits to either option when the output of the two options was equal. Nevertheless, there did seem to be an effect of the rate of change. At fluctuating volumes higher than the fixed, the bats made a higher number of visits to the fluctuating option when the rate of change was slower. At fluctuating volumes lower than the fixed, the bats made a lower number of visits to the fluctuating option when the rate of change was slower (figure 6b).</w:t>
      </w:r>
    </w:p>
    <w:p w14:paraId="20E16A45" w14:textId="77777777" w:rsidR="006E608B" w:rsidRDefault="00F1216D">
      <w:pPr>
        <w:pStyle w:val="CaptionedFigure"/>
      </w:pPr>
      <w:r>
        <w:rPr>
          <w:noProof/>
        </w:rPr>
        <w:lastRenderedPageBreak/>
        <w:drawing>
          <wp:inline distT="0" distB="0" distL="0" distR="0" wp14:anchorId="58934EE0" wp14:editId="2645C364">
            <wp:extent cx="5334000" cy="2286000"/>
            <wp:effectExtent l="0" t="0" r="0" b="0"/>
            <wp:docPr id="6" name="Picture" descr="Figure 6: a) Conditional effects of the volume and the rate of change of the fluctuating option on the proportion of visits to the fluctuating option in the subjective mean experiment b) Conditional effects of the volume and the rate of change of the fluctuating option on the proportion of visits to the fluctuating option in the objective mean experiment. Dashed vertical lines represent the volumes of the fixed options and dotted horizontal lines a 50% preference for the fluctuating option. Thick coloured lines are means and shaded areas are 89% credible intervals, drawn from the posterior distribution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period-volume-effect-1.png"/>
                    <pic:cNvPicPr>
                      <a:picLocks noChangeAspect="1" noChangeArrowheads="1"/>
                    </pic:cNvPicPr>
                  </pic:nvPicPr>
                  <pic:blipFill>
                    <a:blip r:embed="rId19"/>
                    <a:stretch>
                      <a:fillRect/>
                    </a:stretch>
                  </pic:blipFill>
                  <pic:spPr bwMode="auto">
                    <a:xfrm>
                      <a:off x="0" y="0"/>
                      <a:ext cx="5334000" cy="2286000"/>
                    </a:xfrm>
                    <a:prstGeom prst="rect">
                      <a:avLst/>
                    </a:prstGeom>
                    <a:noFill/>
                    <a:ln w="9525">
                      <a:noFill/>
                      <a:headEnd/>
                      <a:tailEnd/>
                    </a:ln>
                  </pic:spPr>
                </pic:pic>
              </a:graphicData>
            </a:graphic>
          </wp:inline>
        </w:drawing>
      </w:r>
    </w:p>
    <w:p w14:paraId="02B6A26D" w14:textId="77777777" w:rsidR="006E608B" w:rsidRDefault="00F1216D">
      <w:pPr>
        <w:pStyle w:val="ImageCaption"/>
      </w:pPr>
      <w:commentRangeStart w:id="101"/>
      <w:r>
        <w:t>Figure 6: a) Conditional effects of the volume and the rate of change of the fluctuating option on the proportion of visits to the fluctuating option in the subjective mean experiment b) Conditional effects of the volume and the rate of change of the fluctuating option on the proportion of visits to the fluctuating option in the objective mean experiment. Dashed vertical lines represent the volumes of the fixed options and dotted horizontal lines a 50% preference for the fluctuating option. Thick coloured lines are means and shaded areas are 89% credible intervals, drawn from the posterior distributions</w:t>
      </w:r>
      <w:commentRangeEnd w:id="101"/>
      <w:r w:rsidR="003734F3">
        <w:rPr>
          <w:rStyle w:val="CommentReference"/>
          <w:i w:val="0"/>
        </w:rPr>
        <w:commentReference w:id="101"/>
      </w:r>
    </w:p>
    <w:p w14:paraId="3381DC68" w14:textId="77777777" w:rsidR="006E608B" w:rsidRDefault="00F1216D">
      <w:pPr>
        <w:pStyle w:val="BodyText"/>
      </w:pPr>
      <w:commentRangeStart w:id="102"/>
      <w:r>
        <w:t>The analysis of whether there was seasonality in the bats’ choices</w:t>
      </w:r>
      <w:commentRangeEnd w:id="102"/>
      <w:r w:rsidR="001C7ECE">
        <w:rPr>
          <w:rStyle w:val="CommentReference"/>
        </w:rPr>
        <w:commentReference w:id="102"/>
      </w:r>
      <w:r>
        <w:t xml:space="preserve"> showed that, despite the response to the changing volumes (figure 6) of the fluctuating output, the bats’ choice behaviour did not seem to show a rhythm corresponding to the fluctuating output in most cases (Table 1).</w:t>
      </w:r>
    </w:p>
    <w:p w14:paraId="17F14D17" w14:textId="77777777" w:rsidR="006E608B" w:rsidRDefault="00F1216D">
      <w:pPr>
        <w:pStyle w:val="TableCaption"/>
      </w:pPr>
      <w:commentRangeStart w:id="103"/>
      <w:r>
        <w:t>Table 1: Summary of which bats showed significant rhythmicity at which rates of change</w:t>
      </w:r>
    </w:p>
    <w:tbl>
      <w:tblPr>
        <w:tblStyle w:val="Table"/>
        <w:tblW w:w="0" w:type="pct"/>
        <w:tblLook w:val="0020" w:firstRow="1" w:lastRow="0" w:firstColumn="0" w:lastColumn="0" w:noHBand="0" w:noVBand="0"/>
      </w:tblPr>
      <w:tblGrid>
        <w:gridCol w:w="1050"/>
        <w:gridCol w:w="1299"/>
        <w:gridCol w:w="1798"/>
        <w:gridCol w:w="1893"/>
      </w:tblGrid>
      <w:tr w:rsidR="006E608B" w14:paraId="018C1DA4"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F272487" w14:textId="77777777" w:rsidR="006E608B" w:rsidRDefault="00F1216D">
            <w:pPr>
              <w:pStyle w:val="Compact"/>
              <w:jc w:val="center"/>
            </w:pPr>
            <w:r>
              <w:t>Period</w:t>
            </w:r>
          </w:p>
        </w:tc>
        <w:tc>
          <w:tcPr>
            <w:tcW w:w="0" w:type="auto"/>
          </w:tcPr>
          <w:p w14:paraId="3BB11939" w14:textId="77777777" w:rsidR="006E608B" w:rsidRDefault="00F1216D">
            <w:pPr>
              <w:pStyle w:val="Compact"/>
              <w:jc w:val="center"/>
            </w:pPr>
            <w:r>
              <w:t>Significant</w:t>
            </w:r>
          </w:p>
        </w:tc>
        <w:tc>
          <w:tcPr>
            <w:tcW w:w="0" w:type="auto"/>
          </w:tcPr>
          <w:p w14:paraId="142172CE" w14:textId="77777777" w:rsidR="006E608B" w:rsidRDefault="00F1216D">
            <w:pPr>
              <w:pStyle w:val="Compact"/>
              <w:jc w:val="center"/>
            </w:pPr>
            <w:r>
              <w:t>Number of bats</w:t>
            </w:r>
          </w:p>
        </w:tc>
        <w:tc>
          <w:tcPr>
            <w:tcW w:w="0" w:type="auto"/>
          </w:tcPr>
          <w:p w14:paraId="623E0D2B" w14:textId="77777777" w:rsidR="006E608B" w:rsidRDefault="00F1216D">
            <w:pPr>
              <w:pStyle w:val="Compact"/>
              <w:jc w:val="center"/>
            </w:pPr>
            <w:r>
              <w:t>Experiment</w:t>
            </w:r>
          </w:p>
        </w:tc>
      </w:tr>
      <w:commentRangeEnd w:id="103"/>
      <w:tr w:rsidR="006E608B" w14:paraId="6850ABDD" w14:textId="77777777">
        <w:tc>
          <w:tcPr>
            <w:tcW w:w="0" w:type="auto"/>
          </w:tcPr>
          <w:p w14:paraId="7759C915" w14:textId="77777777" w:rsidR="006E608B" w:rsidRDefault="001C7ECE">
            <w:pPr>
              <w:pStyle w:val="Compact"/>
              <w:jc w:val="center"/>
            </w:pPr>
            <w:r>
              <w:rPr>
                <w:rStyle w:val="CommentReference"/>
              </w:rPr>
              <w:commentReference w:id="103"/>
            </w:r>
            <w:r w:rsidR="00F1216D">
              <w:t>0.75</w:t>
            </w:r>
          </w:p>
        </w:tc>
        <w:tc>
          <w:tcPr>
            <w:tcW w:w="0" w:type="auto"/>
          </w:tcPr>
          <w:p w14:paraId="4A8426C9" w14:textId="77777777" w:rsidR="006E608B" w:rsidRDefault="00F1216D">
            <w:pPr>
              <w:pStyle w:val="Compact"/>
              <w:jc w:val="center"/>
            </w:pPr>
            <w:r>
              <w:t>No</w:t>
            </w:r>
          </w:p>
        </w:tc>
        <w:tc>
          <w:tcPr>
            <w:tcW w:w="0" w:type="auto"/>
          </w:tcPr>
          <w:p w14:paraId="4AD0D1A6" w14:textId="77777777" w:rsidR="006E608B" w:rsidRDefault="00F1216D">
            <w:pPr>
              <w:pStyle w:val="Compact"/>
              <w:jc w:val="center"/>
            </w:pPr>
            <w:r>
              <w:t>36</w:t>
            </w:r>
          </w:p>
        </w:tc>
        <w:tc>
          <w:tcPr>
            <w:tcW w:w="0" w:type="auto"/>
          </w:tcPr>
          <w:p w14:paraId="4807A4F8" w14:textId="77777777" w:rsidR="006E608B" w:rsidRDefault="00F1216D">
            <w:pPr>
              <w:pStyle w:val="Compact"/>
              <w:jc w:val="center"/>
            </w:pPr>
            <w:r>
              <w:t>Subjective mean</w:t>
            </w:r>
          </w:p>
        </w:tc>
      </w:tr>
      <w:tr w:rsidR="006E608B" w14:paraId="3B861045" w14:textId="77777777">
        <w:tc>
          <w:tcPr>
            <w:tcW w:w="0" w:type="auto"/>
          </w:tcPr>
          <w:p w14:paraId="79DE1B18" w14:textId="77777777" w:rsidR="006E608B" w:rsidRDefault="00F1216D">
            <w:pPr>
              <w:pStyle w:val="Compact"/>
              <w:jc w:val="center"/>
            </w:pPr>
            <w:r>
              <w:t>1.50</w:t>
            </w:r>
          </w:p>
        </w:tc>
        <w:tc>
          <w:tcPr>
            <w:tcW w:w="0" w:type="auto"/>
          </w:tcPr>
          <w:p w14:paraId="58C25171" w14:textId="77777777" w:rsidR="006E608B" w:rsidRDefault="00F1216D">
            <w:pPr>
              <w:pStyle w:val="Compact"/>
              <w:jc w:val="center"/>
            </w:pPr>
            <w:r>
              <w:t>No</w:t>
            </w:r>
          </w:p>
        </w:tc>
        <w:tc>
          <w:tcPr>
            <w:tcW w:w="0" w:type="auto"/>
          </w:tcPr>
          <w:p w14:paraId="31BB4148" w14:textId="77777777" w:rsidR="006E608B" w:rsidRDefault="00F1216D">
            <w:pPr>
              <w:pStyle w:val="Compact"/>
              <w:jc w:val="center"/>
            </w:pPr>
            <w:r>
              <w:t>30</w:t>
            </w:r>
          </w:p>
        </w:tc>
        <w:tc>
          <w:tcPr>
            <w:tcW w:w="0" w:type="auto"/>
          </w:tcPr>
          <w:p w14:paraId="77C429D7" w14:textId="77777777" w:rsidR="006E608B" w:rsidRDefault="00F1216D">
            <w:pPr>
              <w:pStyle w:val="Compact"/>
              <w:jc w:val="center"/>
            </w:pPr>
            <w:r>
              <w:t>Subjective mean</w:t>
            </w:r>
          </w:p>
        </w:tc>
      </w:tr>
      <w:tr w:rsidR="006E608B" w14:paraId="41DC78CA" w14:textId="77777777">
        <w:tc>
          <w:tcPr>
            <w:tcW w:w="0" w:type="auto"/>
          </w:tcPr>
          <w:p w14:paraId="212B07F3" w14:textId="77777777" w:rsidR="006E608B" w:rsidRDefault="00F1216D">
            <w:pPr>
              <w:pStyle w:val="Compact"/>
              <w:jc w:val="center"/>
            </w:pPr>
            <w:r>
              <w:t>1.50</w:t>
            </w:r>
          </w:p>
        </w:tc>
        <w:tc>
          <w:tcPr>
            <w:tcW w:w="0" w:type="auto"/>
          </w:tcPr>
          <w:p w14:paraId="0ADCC9CD" w14:textId="77777777" w:rsidR="006E608B" w:rsidRDefault="00F1216D">
            <w:pPr>
              <w:pStyle w:val="Compact"/>
              <w:jc w:val="center"/>
            </w:pPr>
            <w:r>
              <w:t>Yes</w:t>
            </w:r>
          </w:p>
        </w:tc>
        <w:tc>
          <w:tcPr>
            <w:tcW w:w="0" w:type="auto"/>
          </w:tcPr>
          <w:p w14:paraId="53366CC0" w14:textId="77777777" w:rsidR="006E608B" w:rsidRDefault="00F1216D">
            <w:pPr>
              <w:pStyle w:val="Compact"/>
              <w:jc w:val="center"/>
            </w:pPr>
            <w:r>
              <w:t>6</w:t>
            </w:r>
          </w:p>
        </w:tc>
        <w:tc>
          <w:tcPr>
            <w:tcW w:w="0" w:type="auto"/>
          </w:tcPr>
          <w:p w14:paraId="69F6F330" w14:textId="77777777" w:rsidR="006E608B" w:rsidRDefault="00F1216D">
            <w:pPr>
              <w:pStyle w:val="Compact"/>
              <w:jc w:val="center"/>
            </w:pPr>
            <w:r>
              <w:t>Subjective mean</w:t>
            </w:r>
          </w:p>
        </w:tc>
      </w:tr>
      <w:tr w:rsidR="006E608B" w14:paraId="73549AA5" w14:textId="77777777">
        <w:tc>
          <w:tcPr>
            <w:tcW w:w="0" w:type="auto"/>
          </w:tcPr>
          <w:p w14:paraId="4212BCFE" w14:textId="77777777" w:rsidR="006E608B" w:rsidRDefault="00F1216D">
            <w:pPr>
              <w:pStyle w:val="Compact"/>
              <w:jc w:val="center"/>
            </w:pPr>
            <w:r>
              <w:t>3.00</w:t>
            </w:r>
          </w:p>
        </w:tc>
        <w:tc>
          <w:tcPr>
            <w:tcW w:w="0" w:type="auto"/>
          </w:tcPr>
          <w:p w14:paraId="63E92D6B" w14:textId="77777777" w:rsidR="006E608B" w:rsidRDefault="00F1216D">
            <w:pPr>
              <w:pStyle w:val="Compact"/>
              <w:jc w:val="center"/>
            </w:pPr>
            <w:r>
              <w:t>No</w:t>
            </w:r>
          </w:p>
        </w:tc>
        <w:tc>
          <w:tcPr>
            <w:tcW w:w="0" w:type="auto"/>
          </w:tcPr>
          <w:p w14:paraId="03805736" w14:textId="77777777" w:rsidR="006E608B" w:rsidRDefault="00F1216D">
            <w:pPr>
              <w:pStyle w:val="Compact"/>
              <w:jc w:val="center"/>
            </w:pPr>
            <w:r>
              <w:t>36</w:t>
            </w:r>
          </w:p>
        </w:tc>
        <w:tc>
          <w:tcPr>
            <w:tcW w:w="0" w:type="auto"/>
          </w:tcPr>
          <w:p w14:paraId="6D9E7753" w14:textId="77777777" w:rsidR="006E608B" w:rsidRDefault="00F1216D">
            <w:pPr>
              <w:pStyle w:val="Compact"/>
              <w:jc w:val="center"/>
            </w:pPr>
            <w:r>
              <w:t>Subjective mean</w:t>
            </w:r>
          </w:p>
        </w:tc>
      </w:tr>
      <w:tr w:rsidR="006E608B" w14:paraId="55AD340F" w14:textId="77777777">
        <w:tc>
          <w:tcPr>
            <w:tcW w:w="0" w:type="auto"/>
          </w:tcPr>
          <w:p w14:paraId="0FBD9093" w14:textId="77777777" w:rsidR="006E608B" w:rsidRDefault="00F1216D">
            <w:pPr>
              <w:pStyle w:val="Compact"/>
              <w:jc w:val="center"/>
            </w:pPr>
            <w:r>
              <w:t>6.00</w:t>
            </w:r>
          </w:p>
        </w:tc>
        <w:tc>
          <w:tcPr>
            <w:tcW w:w="0" w:type="auto"/>
          </w:tcPr>
          <w:p w14:paraId="766008C7" w14:textId="77777777" w:rsidR="006E608B" w:rsidRDefault="00F1216D">
            <w:pPr>
              <w:pStyle w:val="Compact"/>
              <w:jc w:val="center"/>
            </w:pPr>
            <w:r>
              <w:t>No</w:t>
            </w:r>
          </w:p>
        </w:tc>
        <w:tc>
          <w:tcPr>
            <w:tcW w:w="0" w:type="auto"/>
          </w:tcPr>
          <w:p w14:paraId="5D3DAF08" w14:textId="77777777" w:rsidR="006E608B" w:rsidRDefault="00F1216D">
            <w:pPr>
              <w:pStyle w:val="Compact"/>
              <w:jc w:val="center"/>
            </w:pPr>
            <w:r>
              <w:t>30</w:t>
            </w:r>
          </w:p>
        </w:tc>
        <w:tc>
          <w:tcPr>
            <w:tcW w:w="0" w:type="auto"/>
          </w:tcPr>
          <w:p w14:paraId="22709FBF" w14:textId="77777777" w:rsidR="006E608B" w:rsidRDefault="00F1216D">
            <w:pPr>
              <w:pStyle w:val="Compact"/>
              <w:jc w:val="center"/>
            </w:pPr>
            <w:r>
              <w:t>Subjective mean</w:t>
            </w:r>
          </w:p>
        </w:tc>
      </w:tr>
      <w:tr w:rsidR="006E608B" w14:paraId="3CD8D1E6" w14:textId="77777777">
        <w:tc>
          <w:tcPr>
            <w:tcW w:w="0" w:type="auto"/>
          </w:tcPr>
          <w:p w14:paraId="70B2FCD6" w14:textId="77777777" w:rsidR="006E608B" w:rsidRDefault="00F1216D">
            <w:pPr>
              <w:pStyle w:val="Compact"/>
              <w:jc w:val="center"/>
            </w:pPr>
            <w:r>
              <w:t>6.00</w:t>
            </w:r>
          </w:p>
        </w:tc>
        <w:tc>
          <w:tcPr>
            <w:tcW w:w="0" w:type="auto"/>
          </w:tcPr>
          <w:p w14:paraId="1D9A9255" w14:textId="77777777" w:rsidR="006E608B" w:rsidRDefault="00F1216D">
            <w:pPr>
              <w:pStyle w:val="Compact"/>
              <w:jc w:val="center"/>
            </w:pPr>
            <w:r>
              <w:t>Yes</w:t>
            </w:r>
          </w:p>
        </w:tc>
        <w:tc>
          <w:tcPr>
            <w:tcW w:w="0" w:type="auto"/>
          </w:tcPr>
          <w:p w14:paraId="4DEC92A2" w14:textId="77777777" w:rsidR="006E608B" w:rsidRDefault="00F1216D">
            <w:pPr>
              <w:pStyle w:val="Compact"/>
              <w:jc w:val="center"/>
            </w:pPr>
            <w:r>
              <w:t>6</w:t>
            </w:r>
          </w:p>
        </w:tc>
        <w:tc>
          <w:tcPr>
            <w:tcW w:w="0" w:type="auto"/>
          </w:tcPr>
          <w:p w14:paraId="07C21CD5" w14:textId="77777777" w:rsidR="006E608B" w:rsidRDefault="00F1216D">
            <w:pPr>
              <w:pStyle w:val="Compact"/>
              <w:jc w:val="center"/>
            </w:pPr>
            <w:r>
              <w:t>Subjective mean</w:t>
            </w:r>
          </w:p>
        </w:tc>
      </w:tr>
      <w:tr w:rsidR="006E608B" w14:paraId="786F26F4" w14:textId="77777777">
        <w:tc>
          <w:tcPr>
            <w:tcW w:w="0" w:type="auto"/>
          </w:tcPr>
          <w:p w14:paraId="64F93912" w14:textId="77777777" w:rsidR="006E608B" w:rsidRDefault="00F1216D">
            <w:pPr>
              <w:pStyle w:val="Compact"/>
              <w:jc w:val="center"/>
            </w:pPr>
            <w:r>
              <w:t>0.75</w:t>
            </w:r>
          </w:p>
        </w:tc>
        <w:tc>
          <w:tcPr>
            <w:tcW w:w="0" w:type="auto"/>
          </w:tcPr>
          <w:p w14:paraId="480F638C" w14:textId="77777777" w:rsidR="006E608B" w:rsidRDefault="00F1216D">
            <w:pPr>
              <w:pStyle w:val="Compact"/>
              <w:jc w:val="center"/>
            </w:pPr>
            <w:r>
              <w:t>No</w:t>
            </w:r>
          </w:p>
        </w:tc>
        <w:tc>
          <w:tcPr>
            <w:tcW w:w="0" w:type="auto"/>
          </w:tcPr>
          <w:p w14:paraId="116ABCF1" w14:textId="77777777" w:rsidR="006E608B" w:rsidRDefault="00F1216D">
            <w:pPr>
              <w:pStyle w:val="Compact"/>
              <w:jc w:val="center"/>
            </w:pPr>
            <w:r>
              <w:t>36</w:t>
            </w:r>
          </w:p>
        </w:tc>
        <w:tc>
          <w:tcPr>
            <w:tcW w:w="0" w:type="auto"/>
          </w:tcPr>
          <w:p w14:paraId="46DF1D2D" w14:textId="77777777" w:rsidR="006E608B" w:rsidRDefault="00F1216D">
            <w:pPr>
              <w:pStyle w:val="Compact"/>
              <w:jc w:val="center"/>
            </w:pPr>
            <w:r>
              <w:t>Objective mean</w:t>
            </w:r>
          </w:p>
        </w:tc>
      </w:tr>
      <w:tr w:rsidR="006E608B" w14:paraId="014B5E72" w14:textId="77777777">
        <w:tc>
          <w:tcPr>
            <w:tcW w:w="0" w:type="auto"/>
          </w:tcPr>
          <w:p w14:paraId="5B365626" w14:textId="77777777" w:rsidR="006E608B" w:rsidRDefault="00F1216D">
            <w:pPr>
              <w:pStyle w:val="Compact"/>
              <w:jc w:val="center"/>
            </w:pPr>
            <w:r>
              <w:t>0.75</w:t>
            </w:r>
          </w:p>
        </w:tc>
        <w:tc>
          <w:tcPr>
            <w:tcW w:w="0" w:type="auto"/>
          </w:tcPr>
          <w:p w14:paraId="4E93E537" w14:textId="77777777" w:rsidR="006E608B" w:rsidRDefault="00F1216D">
            <w:pPr>
              <w:pStyle w:val="Compact"/>
              <w:jc w:val="center"/>
            </w:pPr>
            <w:r>
              <w:t>Yes</w:t>
            </w:r>
          </w:p>
        </w:tc>
        <w:tc>
          <w:tcPr>
            <w:tcW w:w="0" w:type="auto"/>
          </w:tcPr>
          <w:p w14:paraId="1ACD6106" w14:textId="77777777" w:rsidR="006E608B" w:rsidRDefault="00F1216D">
            <w:pPr>
              <w:pStyle w:val="Compact"/>
              <w:jc w:val="center"/>
            </w:pPr>
            <w:r>
              <w:t>9</w:t>
            </w:r>
          </w:p>
        </w:tc>
        <w:tc>
          <w:tcPr>
            <w:tcW w:w="0" w:type="auto"/>
          </w:tcPr>
          <w:p w14:paraId="540FE830" w14:textId="77777777" w:rsidR="006E608B" w:rsidRDefault="00F1216D">
            <w:pPr>
              <w:pStyle w:val="Compact"/>
              <w:jc w:val="center"/>
            </w:pPr>
            <w:r>
              <w:t>Objective mean</w:t>
            </w:r>
          </w:p>
        </w:tc>
      </w:tr>
      <w:tr w:rsidR="006E608B" w14:paraId="0E1C6C12" w14:textId="77777777">
        <w:tc>
          <w:tcPr>
            <w:tcW w:w="0" w:type="auto"/>
          </w:tcPr>
          <w:p w14:paraId="4372E932" w14:textId="77777777" w:rsidR="006E608B" w:rsidRDefault="00F1216D">
            <w:pPr>
              <w:pStyle w:val="Compact"/>
              <w:jc w:val="center"/>
            </w:pPr>
            <w:r>
              <w:t>1.50</w:t>
            </w:r>
          </w:p>
        </w:tc>
        <w:tc>
          <w:tcPr>
            <w:tcW w:w="0" w:type="auto"/>
          </w:tcPr>
          <w:p w14:paraId="2A68FC55" w14:textId="77777777" w:rsidR="006E608B" w:rsidRDefault="00F1216D">
            <w:pPr>
              <w:pStyle w:val="Compact"/>
              <w:jc w:val="center"/>
            </w:pPr>
            <w:r>
              <w:t>No</w:t>
            </w:r>
          </w:p>
        </w:tc>
        <w:tc>
          <w:tcPr>
            <w:tcW w:w="0" w:type="auto"/>
          </w:tcPr>
          <w:p w14:paraId="18A50DAA" w14:textId="77777777" w:rsidR="006E608B" w:rsidRDefault="00F1216D">
            <w:pPr>
              <w:pStyle w:val="Compact"/>
              <w:jc w:val="center"/>
            </w:pPr>
            <w:r>
              <w:t>42</w:t>
            </w:r>
          </w:p>
        </w:tc>
        <w:tc>
          <w:tcPr>
            <w:tcW w:w="0" w:type="auto"/>
          </w:tcPr>
          <w:p w14:paraId="0F0A02DC" w14:textId="77777777" w:rsidR="006E608B" w:rsidRDefault="00F1216D">
            <w:pPr>
              <w:pStyle w:val="Compact"/>
              <w:jc w:val="center"/>
            </w:pPr>
            <w:r>
              <w:t>Objective mean</w:t>
            </w:r>
          </w:p>
        </w:tc>
      </w:tr>
      <w:tr w:rsidR="006E608B" w14:paraId="218AD2E4" w14:textId="77777777">
        <w:tc>
          <w:tcPr>
            <w:tcW w:w="0" w:type="auto"/>
          </w:tcPr>
          <w:p w14:paraId="736AA037" w14:textId="77777777" w:rsidR="006E608B" w:rsidRDefault="00F1216D">
            <w:pPr>
              <w:pStyle w:val="Compact"/>
              <w:jc w:val="center"/>
            </w:pPr>
            <w:r>
              <w:t>1.50</w:t>
            </w:r>
          </w:p>
        </w:tc>
        <w:tc>
          <w:tcPr>
            <w:tcW w:w="0" w:type="auto"/>
          </w:tcPr>
          <w:p w14:paraId="5C91483A" w14:textId="77777777" w:rsidR="006E608B" w:rsidRDefault="00F1216D">
            <w:pPr>
              <w:pStyle w:val="Compact"/>
              <w:jc w:val="center"/>
            </w:pPr>
            <w:r>
              <w:t>Yes</w:t>
            </w:r>
          </w:p>
        </w:tc>
        <w:tc>
          <w:tcPr>
            <w:tcW w:w="0" w:type="auto"/>
          </w:tcPr>
          <w:p w14:paraId="4C8CC8CA" w14:textId="77777777" w:rsidR="006E608B" w:rsidRDefault="00F1216D">
            <w:pPr>
              <w:pStyle w:val="Compact"/>
              <w:jc w:val="center"/>
            </w:pPr>
            <w:r>
              <w:t>3</w:t>
            </w:r>
          </w:p>
        </w:tc>
        <w:tc>
          <w:tcPr>
            <w:tcW w:w="0" w:type="auto"/>
          </w:tcPr>
          <w:p w14:paraId="4FFFC08D" w14:textId="77777777" w:rsidR="006E608B" w:rsidRDefault="00F1216D">
            <w:pPr>
              <w:pStyle w:val="Compact"/>
              <w:jc w:val="center"/>
            </w:pPr>
            <w:r>
              <w:t>Objective mean</w:t>
            </w:r>
          </w:p>
        </w:tc>
      </w:tr>
      <w:tr w:rsidR="006E608B" w14:paraId="7017BECE" w14:textId="77777777">
        <w:tc>
          <w:tcPr>
            <w:tcW w:w="0" w:type="auto"/>
          </w:tcPr>
          <w:p w14:paraId="65C93D5B" w14:textId="77777777" w:rsidR="006E608B" w:rsidRDefault="00F1216D">
            <w:pPr>
              <w:pStyle w:val="Compact"/>
              <w:jc w:val="center"/>
            </w:pPr>
            <w:r>
              <w:t>3.00</w:t>
            </w:r>
          </w:p>
        </w:tc>
        <w:tc>
          <w:tcPr>
            <w:tcW w:w="0" w:type="auto"/>
          </w:tcPr>
          <w:p w14:paraId="7443C5AA" w14:textId="77777777" w:rsidR="006E608B" w:rsidRDefault="00F1216D">
            <w:pPr>
              <w:pStyle w:val="Compact"/>
              <w:jc w:val="center"/>
            </w:pPr>
            <w:r>
              <w:t>No</w:t>
            </w:r>
          </w:p>
        </w:tc>
        <w:tc>
          <w:tcPr>
            <w:tcW w:w="0" w:type="auto"/>
          </w:tcPr>
          <w:p w14:paraId="67030364" w14:textId="77777777" w:rsidR="006E608B" w:rsidRDefault="00F1216D">
            <w:pPr>
              <w:pStyle w:val="Compact"/>
              <w:jc w:val="center"/>
            </w:pPr>
            <w:r>
              <w:t>45</w:t>
            </w:r>
          </w:p>
        </w:tc>
        <w:tc>
          <w:tcPr>
            <w:tcW w:w="0" w:type="auto"/>
          </w:tcPr>
          <w:p w14:paraId="79A5FE3F" w14:textId="77777777" w:rsidR="006E608B" w:rsidRDefault="00F1216D">
            <w:pPr>
              <w:pStyle w:val="Compact"/>
              <w:jc w:val="center"/>
            </w:pPr>
            <w:r>
              <w:t>Objective mean</w:t>
            </w:r>
          </w:p>
        </w:tc>
      </w:tr>
      <w:tr w:rsidR="006E608B" w14:paraId="081A439B" w14:textId="77777777">
        <w:tc>
          <w:tcPr>
            <w:tcW w:w="0" w:type="auto"/>
          </w:tcPr>
          <w:p w14:paraId="59FFD1DB" w14:textId="77777777" w:rsidR="006E608B" w:rsidRDefault="00F1216D">
            <w:pPr>
              <w:pStyle w:val="Compact"/>
              <w:jc w:val="center"/>
            </w:pPr>
            <w:r>
              <w:t>6.00</w:t>
            </w:r>
          </w:p>
        </w:tc>
        <w:tc>
          <w:tcPr>
            <w:tcW w:w="0" w:type="auto"/>
          </w:tcPr>
          <w:p w14:paraId="4622A37D" w14:textId="77777777" w:rsidR="006E608B" w:rsidRDefault="00F1216D">
            <w:pPr>
              <w:pStyle w:val="Compact"/>
              <w:jc w:val="center"/>
            </w:pPr>
            <w:r>
              <w:t>No</w:t>
            </w:r>
          </w:p>
        </w:tc>
        <w:tc>
          <w:tcPr>
            <w:tcW w:w="0" w:type="auto"/>
          </w:tcPr>
          <w:p w14:paraId="39E6BF96" w14:textId="77777777" w:rsidR="006E608B" w:rsidRDefault="00F1216D">
            <w:pPr>
              <w:pStyle w:val="Compact"/>
              <w:jc w:val="center"/>
            </w:pPr>
            <w:r>
              <w:t>45</w:t>
            </w:r>
          </w:p>
        </w:tc>
        <w:tc>
          <w:tcPr>
            <w:tcW w:w="0" w:type="auto"/>
          </w:tcPr>
          <w:p w14:paraId="6450BAC7" w14:textId="77777777" w:rsidR="006E608B" w:rsidRDefault="00F1216D">
            <w:pPr>
              <w:pStyle w:val="Compact"/>
              <w:jc w:val="center"/>
            </w:pPr>
            <w:r>
              <w:t>Objective mean</w:t>
            </w:r>
          </w:p>
        </w:tc>
      </w:tr>
    </w:tbl>
    <w:p w14:paraId="72A04694" w14:textId="77777777" w:rsidR="006E608B" w:rsidRDefault="00F1216D">
      <w:pPr>
        <w:pStyle w:val="Heading2"/>
      </w:pPr>
      <w:bookmarkStart w:id="104" w:name="X69024778b9a554c6676a705b5a1e24d87db067f"/>
      <w:bookmarkEnd w:id="92"/>
      <w:r>
        <w:lastRenderedPageBreak/>
        <w:t xml:space="preserve">Recent past experience, </w:t>
      </w:r>
      <w:commentRangeStart w:id="105"/>
      <w:r>
        <w:t>not anticipation of future reward,</w:t>
      </w:r>
      <w:commentRangeEnd w:id="105"/>
      <w:r w:rsidR="00F801AD">
        <w:rPr>
          <w:rStyle w:val="CommentReference"/>
          <w:rFonts w:asciiTheme="minorHAnsi" w:eastAsiaTheme="minorHAnsi" w:hAnsiTheme="minorHAnsi" w:cstheme="minorBidi"/>
          <w:b w:val="0"/>
          <w:bCs w:val="0"/>
          <w:color w:val="auto"/>
        </w:rPr>
        <w:commentReference w:id="105"/>
      </w:r>
      <w:r>
        <w:t xml:space="preserve"> influences the bats’ choice behaviour</w:t>
      </w:r>
    </w:p>
    <w:p w14:paraId="09C0A197" w14:textId="77777777" w:rsidR="006E608B" w:rsidRDefault="00F1216D">
      <w:pPr>
        <w:pStyle w:val="FirstParagraph"/>
      </w:pPr>
      <w:commentRangeStart w:id="106"/>
      <w:r>
        <w:t>When the bats experienced a fluctuating volume as part of a downward trend, their preference for it was higher for almost all the conditions in both experiments (figure 7).</w:t>
      </w:r>
      <w:commentRangeEnd w:id="106"/>
      <w:r w:rsidR="006C3659">
        <w:rPr>
          <w:rStyle w:val="CommentReference"/>
        </w:rPr>
        <w:commentReference w:id="106"/>
      </w:r>
      <w:r>
        <w:t xml:space="preserve"> In </w:t>
      </w:r>
      <w:commentRangeStart w:id="107"/>
      <w:r>
        <w:t>two conditions in the objective mean experiment there did not seem to be a large difference between the two trends, but in no condition was the preference for a fluctuating volume higher when that volume was part of an upward trend.</w:t>
      </w:r>
      <w:commentRangeEnd w:id="107"/>
      <w:r w:rsidR="006C3659">
        <w:rPr>
          <w:rStyle w:val="CommentReference"/>
        </w:rPr>
        <w:commentReference w:id="107"/>
      </w:r>
    </w:p>
    <w:p w14:paraId="3E03E137" w14:textId="77777777" w:rsidR="006E608B" w:rsidRDefault="00F1216D">
      <w:pPr>
        <w:pStyle w:val="BodyText"/>
      </w:pPr>
      <w:r>
        <w:t xml:space="preserve">When the bats experienced the volume pair 7 vs. 13.5 </w:t>
      </w:r>
      <m:oMath>
        <m:r>
          <w:rPr>
            <w:rFonts w:ascii="Cambria Math" w:hAnsi="Cambria Math"/>
          </w:rPr>
          <m:t>μ</m:t>
        </m:r>
      </m:oMath>
      <w:r>
        <w:t>L in the subjective mean experiment, the preference for the higher output (the fluctuating output) seemed to be a higher when it was part of a downward trend, with the one exception of the fastest rate of change. In the objective mean experiment, the preference for the higher output (the fixed output) was higher when the fluctuating output was undergoing an upward trend. These effects were small, and the average preference was higher than 50% in all the conditions. However, the pattern of a consistently higher preference for the higher volume was not observed.</w:t>
      </w:r>
    </w:p>
    <w:p w14:paraId="35E3E022" w14:textId="77777777" w:rsidR="006E608B" w:rsidRDefault="00F1216D">
      <w:pPr>
        <w:pStyle w:val="CaptionedFigure"/>
      </w:pPr>
      <w:r>
        <w:rPr>
          <w:noProof/>
        </w:rPr>
        <w:drawing>
          <wp:inline distT="0" distB="0" distL="0" distR="0" wp14:anchorId="5D6588E6" wp14:editId="1B41DAE4">
            <wp:extent cx="5334000" cy="4267200"/>
            <wp:effectExtent l="0" t="0" r="0" b="0"/>
            <wp:docPr id="7" name="Picture" descr="Figure 7: a) Conditional effects of the rate of change of the fluctuating output on the proportion of visits to the fluctuating option for each volume of the fluctuating option when the volume was part of a downward trend and an upward trend in the fluctuating output in the subjective mean experiment b) Conditional effects of the rate of change of the fluctuating output on the proportion of visits to the fluctuating option for each volume of the fluctuating option when the volume was part of a downward trend and an upward trend in the fluctuating output in the subjective mean experiment. The dashed horizontal lines represents a 50% preference for the fluctuating option; the dashed vertical lines represent the volume of the fixed option. The lines represent the estimates drawn from the posterior distributions of the models; the shaded areas are the 89% credible intervals. The points are the raw data from the bats. Thick coloured lines are means and shaded areas are 89% credible intervals, drawn from the posterior distribution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trends-period-effect-empirical-data-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21A5A70" w14:textId="77777777" w:rsidR="006E608B" w:rsidRDefault="00F1216D">
      <w:pPr>
        <w:pStyle w:val="ImageCaption"/>
      </w:pPr>
      <w:r>
        <w:t xml:space="preserve">Figure 7: a) Conditional effects of the rate of change of the fluctuating output on the proportion of visits to the fluctuating option for each volume of the fluctuating option when the volume was part of a downward trend and an upward trend in the fluctuating output in the subjective mean experiment b) Conditional effects of the rate of change of the fluctuating </w:t>
      </w:r>
      <w:r>
        <w:lastRenderedPageBreak/>
        <w:t>output on the proportion of visits to the fluctuating option for each volume of the fluctuating option when the volume was part of a downward trend and an upward trend in the fluctuating output in the subjective mean experiment. The dashed horizontal lines represents a 50% preference for the fluctuating option; the dashed vertical lines represent the volume of the fixed option. The lines represent the estimates drawn from the posterior distributions of the models; the shaded areas are the 89% credible intervals. The points are the raw data from the bats. Thick coloured lines are means and shaded areas are 89% credible intervals, drawn from the posterior distributions</w:t>
      </w:r>
    </w:p>
    <w:p w14:paraId="480C253F" w14:textId="77777777" w:rsidR="006E608B" w:rsidRDefault="00F1216D">
      <w:pPr>
        <w:pStyle w:val="CaptionedFigure"/>
      </w:pPr>
      <w:r>
        <w:rPr>
          <w:noProof/>
        </w:rPr>
        <w:drawing>
          <wp:inline distT="0" distB="0" distL="0" distR="0" wp14:anchorId="48770F8E" wp14:editId="14342A11">
            <wp:extent cx="5334000" cy="4427551"/>
            <wp:effectExtent l="0" t="0" r="0" b="0"/>
            <wp:docPr id="8" name="Picture" descr="Figure 8: a) Conditional effect of the rate of change of the fluctuating option on the proportion of visits to the option yielding 13.5 \muL (the fluctuating option) compared to the option yielding 7 \muL (the fixed option) in the subjective mean experiment, when the fluctuating option was decreasing and increasing. Dashed horizontal line represents a 50% preference for the option yielding 13.5 \muL b) Conditional effect of the rate of change of the fluctuating option on the proportion of visits to the option yielding 13.5 \muL (the fixed option) compared to the option yielding 7 \muL (the fluctuating option) in the objective mean experiment, when the fluctuating option was decreasing and increasing. Dashed horizontal line represents a 50% preference for the option yielding 13.5 \muL. Black points are the means and bars are 89% credible intervals, drawn from the posterior distributions. Coloured points are the raw data from the bat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ix-fluc-period-trend-effects-empirical-data-1.png"/>
                    <pic:cNvPicPr>
                      <a:picLocks noChangeAspect="1" noChangeArrowheads="1"/>
                    </pic:cNvPicPr>
                  </pic:nvPicPr>
                  <pic:blipFill rotWithShape="1">
                    <a:blip r:embed="rId21"/>
                    <a:srcRect t="16993"/>
                    <a:stretch/>
                  </pic:blipFill>
                  <pic:spPr bwMode="auto">
                    <a:xfrm>
                      <a:off x="0" y="0"/>
                      <a:ext cx="5334000" cy="4427551"/>
                    </a:xfrm>
                    <a:prstGeom prst="rect">
                      <a:avLst/>
                    </a:prstGeom>
                    <a:noFill/>
                    <a:ln>
                      <a:noFill/>
                    </a:ln>
                    <a:extLst>
                      <a:ext uri="{53640926-AAD7-44D8-BBD7-CCE9431645EC}">
                        <a14:shadowObscured xmlns:a14="http://schemas.microsoft.com/office/drawing/2010/main"/>
                      </a:ext>
                    </a:extLst>
                  </pic:spPr>
                </pic:pic>
              </a:graphicData>
            </a:graphic>
          </wp:inline>
        </w:drawing>
      </w:r>
    </w:p>
    <w:p w14:paraId="14FDC253" w14:textId="77777777" w:rsidR="006E608B" w:rsidRDefault="00F1216D">
      <w:pPr>
        <w:pStyle w:val="ImageCaption"/>
      </w:pPr>
      <w:r>
        <w:t xml:space="preserve">Figure 8: a) Conditional effect of the rate of change of the fluctuating option on the proportion of visits to the option yielding 13.5 </w:t>
      </w:r>
      <m:oMath>
        <m:r>
          <w:rPr>
            <w:rFonts w:ascii="Cambria Math" w:hAnsi="Cambria Math"/>
          </w:rPr>
          <m:t>μ</m:t>
        </m:r>
      </m:oMath>
      <w:r>
        <w:t xml:space="preserve">L (the fluctuating option) compared to the option yielding 7 </w:t>
      </w:r>
      <m:oMath>
        <m:r>
          <w:rPr>
            <w:rFonts w:ascii="Cambria Math" w:hAnsi="Cambria Math"/>
          </w:rPr>
          <m:t>μ</m:t>
        </m:r>
      </m:oMath>
      <w:r>
        <w:t xml:space="preserve">L (the fixed option) in the subjective mean experiment, when the fluctuating option was decreasing and increasing. Dashed horizontal line represents a 50% preference for the option yielding 13.5 </w:t>
      </w:r>
      <m:oMath>
        <m:r>
          <w:rPr>
            <w:rFonts w:ascii="Cambria Math" w:hAnsi="Cambria Math"/>
          </w:rPr>
          <m:t>μ</m:t>
        </m:r>
      </m:oMath>
      <w:r>
        <w:t xml:space="preserve">L b) Conditional effect of the rate of change of the fluctuating option on the proportion of visits to the option yielding 13.5 </w:t>
      </w:r>
      <m:oMath>
        <m:r>
          <w:rPr>
            <w:rFonts w:ascii="Cambria Math" w:hAnsi="Cambria Math"/>
          </w:rPr>
          <m:t>μ</m:t>
        </m:r>
      </m:oMath>
      <w:r>
        <w:t xml:space="preserve">L (the fixed option) compared to the option yielding 7 </w:t>
      </w:r>
      <m:oMath>
        <m:r>
          <w:rPr>
            <w:rFonts w:ascii="Cambria Math" w:hAnsi="Cambria Math"/>
          </w:rPr>
          <m:t>μ</m:t>
        </m:r>
      </m:oMath>
      <w:r>
        <w:t xml:space="preserve">L (the fluctuating option) in the objective mean experiment, when the fluctuating option was decreasing and increasing. Dashed horizontal line represents a 50% preference for the option yielding 13.5 </w:t>
      </w:r>
      <m:oMath>
        <m:r>
          <w:rPr>
            <w:rFonts w:ascii="Cambria Math" w:hAnsi="Cambria Math"/>
          </w:rPr>
          <m:t>μ</m:t>
        </m:r>
      </m:oMath>
      <w:r>
        <w:t>L. Black points are the means and bars are 89% credible intervals, drawn from the posterior distributions. Coloured points are the raw data from the bats</w:t>
      </w:r>
    </w:p>
    <w:p w14:paraId="6614ABDD" w14:textId="77777777" w:rsidR="006E608B" w:rsidRDefault="00F1216D">
      <w:pPr>
        <w:pStyle w:val="Heading2"/>
      </w:pPr>
      <w:bookmarkStart w:id="108" w:name="X08c3b0bb940cf6ae740fcea72288a76f6c6ad26"/>
      <w:bookmarkEnd w:id="104"/>
      <w:r>
        <w:lastRenderedPageBreak/>
        <w:t xml:space="preserve">Bats </w:t>
      </w:r>
      <w:commentRangeStart w:id="109"/>
      <w:r>
        <w:t>seem to have</w:t>
      </w:r>
      <w:commentRangeEnd w:id="109"/>
      <w:r w:rsidR="003734F3">
        <w:rPr>
          <w:rStyle w:val="CommentReference"/>
          <w:rFonts w:asciiTheme="minorHAnsi" w:eastAsiaTheme="minorHAnsi" w:hAnsiTheme="minorHAnsi" w:cstheme="minorBidi"/>
          <w:b w:val="0"/>
          <w:bCs w:val="0"/>
          <w:color w:val="auto"/>
        </w:rPr>
        <w:commentReference w:id="109"/>
      </w:r>
      <w:r>
        <w:t xml:space="preserve"> made more visits to the fluctuating option when the fixed output is smaller</w:t>
      </w:r>
    </w:p>
    <w:p w14:paraId="42122297" w14:textId="77777777" w:rsidR="006E608B" w:rsidRDefault="00F1216D">
      <w:pPr>
        <w:pStyle w:val="FirstParagraph"/>
      </w:pPr>
      <w:r>
        <w:t xml:space="preserve">It was not possible to directly estimate the effect of the fixed output on the bats’ behaviour: the two fixed volumes were part of two separate experiments with a different set of individuals in each, and thus were not directly comparable. However, the data suggested that that the fixed volume affected the bats’ choice behaviour. When the fixed volume was 7 </w:t>
      </w:r>
      <m:oMath>
        <m:r>
          <w:rPr>
            <w:rFonts w:ascii="Cambria Math" w:hAnsi="Cambria Math"/>
          </w:rPr>
          <m:t>μ</m:t>
        </m:r>
      </m:oMath>
      <w:r>
        <w:t xml:space="preserve">L the bats made fewer visits to the fixed option than when it was 13.5 </w:t>
      </w:r>
      <m:oMath>
        <m:r>
          <w:rPr>
            <w:rFonts w:ascii="Cambria Math" w:hAnsi="Cambria Math"/>
          </w:rPr>
          <m:t>μ</m:t>
        </m:r>
      </m:oMath>
      <w:r>
        <w:t>L. There appeared to be an interaction with the rate of change of the environment as well. In the objective mean experiment the bats made around half of their visits to the fixed option when it was equal to the fluctuating option, regardless of the rate of change. In the subjective mean experiment, this was only true for the two slowest rates of change.</w:t>
      </w:r>
    </w:p>
    <w:p w14:paraId="4CC5C482" w14:textId="77777777" w:rsidR="006E608B" w:rsidRDefault="00F1216D">
      <w:pPr>
        <w:pStyle w:val="Heading1"/>
      </w:pPr>
      <w:bookmarkStart w:id="110" w:name="discussion-and-conclusions"/>
      <w:bookmarkEnd w:id="61"/>
      <w:bookmarkEnd w:id="108"/>
      <w:r>
        <w:t>Discussion and Conclusions</w:t>
      </w:r>
    </w:p>
    <w:p w14:paraId="5A109E45" w14:textId="77777777" w:rsidR="006E608B" w:rsidRDefault="00F1216D">
      <w:pPr>
        <w:pStyle w:val="BlockText"/>
      </w:pPr>
      <w:r>
        <w:t>“Living backwards!” Alice repeated in great astonishment. “I never heard of such a thing!”</w:t>
      </w:r>
    </w:p>
    <w:p w14:paraId="4A949E40" w14:textId="77777777" w:rsidR="006E608B" w:rsidRDefault="00F1216D">
      <w:pPr>
        <w:pStyle w:val="BlockText"/>
      </w:pPr>
      <w:r>
        <w:t>" — but there’s one great advantage in it, that one’s memory works both ways."</w:t>
      </w:r>
    </w:p>
    <w:p w14:paraId="4287C748" w14:textId="77777777" w:rsidR="006E608B" w:rsidRDefault="00F1216D">
      <w:pPr>
        <w:pStyle w:val="BlockText"/>
      </w:pPr>
      <w:r>
        <w:t>“I’m sure mine only works one way,” Alice remarked. “I can’t remember things before they happen.”</w:t>
      </w:r>
    </w:p>
    <w:p w14:paraId="6DF4DA50" w14:textId="77777777" w:rsidR="006E608B" w:rsidRDefault="00F1216D">
      <w:pPr>
        <w:pStyle w:val="BlockText"/>
      </w:pPr>
      <w:r>
        <w:t>“It’s a poor sort of memory that only works backwards,” the Queen remarked.</w:t>
      </w:r>
    </w:p>
    <w:p w14:paraId="65682200" w14:textId="77777777" w:rsidR="006E608B" w:rsidRDefault="00F1216D">
      <w:pPr>
        <w:pStyle w:val="BlockText"/>
      </w:pPr>
      <w:r>
        <w:rPr>
          <w:b/>
          <w:bCs/>
          <w:i/>
          <w:iCs/>
        </w:rPr>
        <w:t>Alice</w:t>
      </w:r>
      <m:oMath>
        <m:r>
          <m:rPr>
            <m:sty m:val="p"/>
          </m:rPr>
          <w:rPr>
            <w:rFonts w:ascii="Cambria Math" w:hAnsi="Cambria Math"/>
          </w:rPr>
          <m:t>'</m:t>
        </m:r>
      </m:oMath>
      <w:r>
        <w:rPr>
          <w:b/>
          <w:bCs/>
          <w:i/>
          <w:iCs/>
        </w:rPr>
        <w:t>s Adventures in Wonderland</w:t>
      </w:r>
      <w:r>
        <w:rPr>
          <w:b/>
          <w:bCs/>
        </w:rPr>
        <w:t>, Lewis Carroll</w:t>
      </w:r>
    </w:p>
    <w:p w14:paraId="66ED4C6A" w14:textId="77777777" w:rsidR="006E608B" w:rsidRDefault="00F1216D">
      <w:pPr>
        <w:pStyle w:val="Heading2"/>
      </w:pPr>
      <w:bookmarkStart w:id="111" w:name="verbal-summary-of-the-results"/>
      <w:r>
        <w:t>Verbal summary of the results</w:t>
      </w:r>
    </w:p>
    <w:p w14:paraId="3899665C" w14:textId="77777777" w:rsidR="006E608B" w:rsidRDefault="00F1216D">
      <w:pPr>
        <w:pStyle w:val="Compact"/>
        <w:numPr>
          <w:ilvl w:val="0"/>
          <w:numId w:val="5"/>
        </w:numPr>
      </w:pPr>
      <w:r>
        <w:t>Bats respond to time-based change</w:t>
      </w:r>
    </w:p>
    <w:p w14:paraId="6FF8A7D1" w14:textId="77777777" w:rsidR="006E608B" w:rsidRDefault="00F1216D">
      <w:pPr>
        <w:pStyle w:val="Compact"/>
        <w:numPr>
          <w:ilvl w:val="0"/>
          <w:numId w:val="5"/>
        </w:numPr>
      </w:pPr>
      <w:r>
        <w:t>How fine-grained this result is</w:t>
      </w:r>
    </w:p>
    <w:p w14:paraId="314AF94F" w14:textId="77777777" w:rsidR="006E608B" w:rsidRDefault="00F1216D">
      <w:pPr>
        <w:pStyle w:val="Compact"/>
        <w:numPr>
          <w:ilvl w:val="0"/>
          <w:numId w:val="5"/>
        </w:numPr>
      </w:pPr>
      <w:r>
        <w:t>More visits to the fluctuating option when the trend is downward rather than upward</w:t>
      </w:r>
    </w:p>
    <w:p w14:paraId="244B1342" w14:textId="77777777" w:rsidR="006E608B" w:rsidRDefault="00F1216D">
      <w:pPr>
        <w:pStyle w:val="Compact"/>
        <w:numPr>
          <w:ilvl w:val="0"/>
          <w:numId w:val="5"/>
        </w:numPr>
      </w:pPr>
      <w:r>
        <w:t>A higher preference for a higher volume when that volume is part of a downward rather than an upward trend</w:t>
      </w:r>
    </w:p>
    <w:p w14:paraId="6F2E905C" w14:textId="77777777" w:rsidR="006E608B" w:rsidRDefault="00F1216D">
      <w:pPr>
        <w:pStyle w:val="Heading2"/>
      </w:pPr>
      <w:bookmarkStart w:id="112" w:name="X0969f74ea00b56c1af34b6b2704b077efe08b79"/>
      <w:bookmarkEnd w:id="111"/>
      <w:r>
        <w:t>Interpreting the results and tying them up with the aims and rationale</w:t>
      </w:r>
    </w:p>
    <w:p w14:paraId="6864FAE7" w14:textId="77777777" w:rsidR="006E608B" w:rsidRDefault="00F1216D">
      <w:pPr>
        <w:pStyle w:val="Compact"/>
        <w:numPr>
          <w:ilvl w:val="0"/>
          <w:numId w:val="6"/>
        </w:numPr>
      </w:pPr>
      <w:r>
        <w:t>Aim 1: to see if the a behavioural response corresponding to the state of the environment, i.e., is there tracking? -&gt; Yes. Bats are capable of responding to an environment that changes in a time-based way on the order of hours, not just seconds</w:t>
      </w:r>
    </w:p>
    <w:p w14:paraId="04FA55E6" w14:textId="77777777" w:rsidR="006E608B" w:rsidRDefault="00F1216D">
      <w:pPr>
        <w:pStyle w:val="Compact"/>
        <w:numPr>
          <w:ilvl w:val="0"/>
          <w:numId w:val="6"/>
        </w:numPr>
      </w:pPr>
      <w:r>
        <w:t>Aim 2: Refining aim 1, if there is tracking, how does the rate of change of the environment affect that? -&gt; The faster the change, the worse the tracking. The contrast is reflected as one might expect in the choice behaviour, but there is worse tracking when the fixed option is the subjective mean.</w:t>
      </w:r>
    </w:p>
    <w:p w14:paraId="12BE1433" w14:textId="77777777" w:rsidR="006E608B" w:rsidRDefault="00F1216D">
      <w:pPr>
        <w:pStyle w:val="Compact"/>
        <w:numPr>
          <w:ilvl w:val="0"/>
          <w:numId w:val="6"/>
        </w:numPr>
      </w:pPr>
      <w:r>
        <w:t xml:space="preserve">Aim 3: What influences the bats’ expectations of the current state of the environment? -&gt; There’s a higher pref for an option if its part of a downward trend </w:t>
      </w:r>
      <w:r>
        <w:lastRenderedPageBreak/>
        <w:t>rather than an upward one, meaning that the recent past experience of higher reward leads to higher expectation at an option.</w:t>
      </w:r>
    </w:p>
    <w:p w14:paraId="2119B27C" w14:textId="77777777" w:rsidR="006E608B" w:rsidRDefault="00F1216D">
      <w:pPr>
        <w:pStyle w:val="Compact"/>
        <w:numPr>
          <w:ilvl w:val="0"/>
          <w:numId w:val="6"/>
        </w:numPr>
      </w:pPr>
      <w:r>
        <w:t>The role of satiation and why this is cognitive and not purely physiological.</w:t>
      </w:r>
    </w:p>
    <w:p w14:paraId="71E0FD3C" w14:textId="77777777" w:rsidR="006E608B" w:rsidRDefault="00F1216D">
      <w:pPr>
        <w:pStyle w:val="Heading2"/>
      </w:pPr>
      <w:bookmarkStart w:id="113" w:name="Xc4d91b6523d55a2bd4677a679430a58c43e93a8"/>
      <w:bookmarkEnd w:id="112"/>
      <w:r>
        <w:t>What is known about the bats’ cognitive strategies</w:t>
      </w:r>
    </w:p>
    <w:p w14:paraId="5F5FDDDB" w14:textId="77777777" w:rsidR="006E608B" w:rsidRDefault="00F1216D">
      <w:pPr>
        <w:pStyle w:val="Compact"/>
        <w:numPr>
          <w:ilvl w:val="0"/>
          <w:numId w:val="7"/>
        </w:numPr>
      </w:pPr>
      <w:r>
        <w:t>Connecting what the bats did to what was previously known about their cognitive strategies: volume discrimination; serial reversal learning; modelling in the Science paper – modelling was done (don’t oversell this one too hard); nectar secretion rates chapter from Ulf’s thesis.</w:t>
      </w:r>
    </w:p>
    <w:p w14:paraId="7BCF0C85" w14:textId="77777777" w:rsidR="006E608B" w:rsidRDefault="00F1216D">
      <w:pPr>
        <w:pStyle w:val="Compact"/>
        <w:numPr>
          <w:ilvl w:val="0"/>
          <w:numId w:val="7"/>
        </w:numPr>
      </w:pPr>
      <w:r>
        <w:t xml:space="preserve">Was timing necessary at all or just a simple tracking of environmental change? Timing </w:t>
      </w:r>
      <w:r>
        <w:rPr>
          <w:i/>
          <w:iCs/>
        </w:rPr>
        <w:t>could</w:t>
      </w:r>
      <w:r>
        <w:t xml:space="preserve"> have been used but the bats didn’t use it.</w:t>
      </w:r>
    </w:p>
    <w:p w14:paraId="51205515" w14:textId="77777777" w:rsidR="006E608B" w:rsidRDefault="00F1216D">
      <w:pPr>
        <w:pStyle w:val="Compact"/>
        <w:numPr>
          <w:ilvl w:val="0"/>
          <w:numId w:val="7"/>
        </w:numPr>
      </w:pPr>
      <w:r>
        <w:t>A description of what we think is happening: outlining reinforcement learning in the bats</w:t>
      </w:r>
    </w:p>
    <w:p w14:paraId="606CEFC0" w14:textId="77777777" w:rsidR="006E608B" w:rsidRDefault="00F1216D">
      <w:pPr>
        <w:pStyle w:val="Heading2"/>
      </w:pPr>
      <w:bookmarkStart w:id="114" w:name="X955578ebb805996f13fe5c1d45a4e0ab37826e6"/>
      <w:bookmarkEnd w:id="113"/>
      <w:r>
        <w:t>What these results imply for the bats’ foraging ecology and nectar-feeding animals in general</w:t>
      </w:r>
    </w:p>
    <w:p w14:paraId="4E3692E2" w14:textId="77777777" w:rsidR="006E608B" w:rsidRDefault="00F1216D">
      <w:pPr>
        <w:pStyle w:val="Compact"/>
        <w:numPr>
          <w:ilvl w:val="0"/>
          <w:numId w:val="8"/>
        </w:numPr>
      </w:pPr>
      <w:r>
        <w:t>How do nectar levels in flowers change?</w:t>
      </w:r>
    </w:p>
    <w:p w14:paraId="1EADC4CA" w14:textId="77777777" w:rsidR="006E608B" w:rsidRDefault="00F1216D">
      <w:pPr>
        <w:pStyle w:val="Compact"/>
        <w:numPr>
          <w:ilvl w:val="0"/>
          <w:numId w:val="8"/>
        </w:numPr>
      </w:pPr>
      <w:r>
        <w:t>Patch choice and the subjective/objective mean difference</w:t>
      </w:r>
    </w:p>
    <w:p w14:paraId="0B634750" w14:textId="77777777" w:rsidR="006E608B" w:rsidRDefault="00F1216D">
      <w:pPr>
        <w:pStyle w:val="Compact"/>
        <w:numPr>
          <w:ilvl w:val="0"/>
          <w:numId w:val="8"/>
        </w:numPr>
      </w:pPr>
      <w:r>
        <w:t>Cannot project, so go by recent memory because of inter-individual competition; but we know they CAN project, like in the nectar-secretion rate experiment</w:t>
      </w:r>
    </w:p>
    <w:p w14:paraId="7AB377F0" w14:textId="77777777" w:rsidR="006E608B" w:rsidRDefault="00F1216D">
      <w:pPr>
        <w:pStyle w:val="Compact"/>
        <w:numPr>
          <w:ilvl w:val="0"/>
          <w:numId w:val="8"/>
        </w:numPr>
      </w:pPr>
      <w:r>
        <w:t>Do bats keep a running tally of what was experienced recently in each patch?</w:t>
      </w:r>
    </w:p>
    <w:p w14:paraId="520D3503" w14:textId="77777777" w:rsidR="006E608B" w:rsidRDefault="00F1216D">
      <w:pPr>
        <w:pStyle w:val="Compact"/>
        <w:numPr>
          <w:ilvl w:val="0"/>
          <w:numId w:val="8"/>
        </w:numPr>
      </w:pPr>
      <w:r>
        <w:t>Connect with what is known about patch choice strategies and the Stephens model</w:t>
      </w:r>
    </w:p>
    <w:p w14:paraId="5FB7939F" w14:textId="77777777" w:rsidR="006E608B" w:rsidRDefault="00F1216D">
      <w:pPr>
        <w:pStyle w:val="Heading2"/>
      </w:pPr>
      <w:bookmarkStart w:id="115" w:name="time-based-environmental-change"/>
      <w:bookmarkEnd w:id="114"/>
      <w:r>
        <w:t>Time-based environmental change</w:t>
      </w:r>
    </w:p>
    <w:p w14:paraId="20A72B4E" w14:textId="77777777" w:rsidR="006E608B" w:rsidRDefault="00F1216D">
      <w:pPr>
        <w:pStyle w:val="Compact"/>
        <w:numPr>
          <w:ilvl w:val="0"/>
          <w:numId w:val="9"/>
        </w:numPr>
      </w:pPr>
      <w:r>
        <w:t>Intermediate time-scales can be tracked with constant environmental input</w:t>
      </w:r>
    </w:p>
    <w:p w14:paraId="4835226E" w14:textId="77777777" w:rsidR="006E608B" w:rsidRDefault="00F1216D">
      <w:pPr>
        <w:pStyle w:val="Compact"/>
        <w:numPr>
          <w:ilvl w:val="0"/>
          <w:numId w:val="9"/>
        </w:numPr>
      </w:pPr>
      <w:r>
        <w:t>The state of the environment is in no doubt because it is always accessible in this case, which could be a discouragement to use an internal sense of time.</w:t>
      </w:r>
    </w:p>
    <w:p w14:paraId="3976C0A9" w14:textId="77777777" w:rsidR="006E608B" w:rsidRDefault="00F1216D">
      <w:pPr>
        <w:pStyle w:val="Compact"/>
        <w:numPr>
          <w:ilvl w:val="0"/>
          <w:numId w:val="9"/>
        </w:numPr>
      </w:pPr>
      <w:r>
        <w:t>Animals can respond to changes on ecologically-relevant time-scales using cognitive strategies</w:t>
      </w:r>
    </w:p>
    <w:p w14:paraId="1BC9E00C" w14:textId="77777777" w:rsidR="006E608B" w:rsidRDefault="00F1216D">
      <w:r>
        <w:br w:type="page"/>
      </w:r>
    </w:p>
    <w:p w14:paraId="2AA4FF3B" w14:textId="77777777" w:rsidR="006E608B" w:rsidRDefault="00F1216D">
      <w:pPr>
        <w:pStyle w:val="Heading1"/>
      </w:pPr>
      <w:bookmarkStart w:id="116" w:name="acknowledgements"/>
      <w:bookmarkEnd w:id="110"/>
      <w:bookmarkEnd w:id="115"/>
      <w:r>
        <w:lastRenderedPageBreak/>
        <w:t>Acknowledgements</w:t>
      </w:r>
    </w:p>
    <w:p w14:paraId="16E0503B" w14:textId="77777777" w:rsidR="006E608B" w:rsidRDefault="00F1216D">
      <w:pPr>
        <w:pStyle w:val="FirstParagraph"/>
      </w:pPr>
      <w:r>
        <w:t>We thank Zlata Shishkina for all her help with the data-collection. We thank Alexej Schatz for the programming of the PhenoSoft Control software. We thank the members of the Winter lab, for many useful discussions. We also thank for their comments and suggestions for the improvement of the manuscript.</w:t>
      </w:r>
    </w:p>
    <w:p w14:paraId="36729A16" w14:textId="77777777" w:rsidR="006E608B" w:rsidRDefault="00F1216D">
      <w:pPr>
        <w:pStyle w:val="Heading1"/>
      </w:pPr>
      <w:bookmarkStart w:id="117" w:name="author-contributions"/>
      <w:bookmarkEnd w:id="116"/>
      <w:r>
        <w:t>Author Contributions</w:t>
      </w:r>
    </w:p>
    <w:p w14:paraId="658E0FBD" w14:textId="77777777" w:rsidR="006E608B" w:rsidRDefault="00F1216D">
      <w:pPr>
        <w:pStyle w:val="FirstParagraph"/>
      </w:pPr>
      <w:r>
        <w:rPr>
          <w:b/>
          <w:bCs/>
        </w:rPr>
        <w:t>SC</w:t>
      </w:r>
      <w:r>
        <w:t xml:space="preserve">: conceptualization, experimental methodology, data-collection, formal analysis, data curation, writing - original draft, writing - review and editing. </w:t>
      </w:r>
      <w:r>
        <w:rPr>
          <w:b/>
          <w:bCs/>
        </w:rPr>
        <w:t>AK</w:t>
      </w:r>
      <w:r>
        <w:t xml:space="preserve">: conceptualization, formal analysis, writing - review and editing, supervision. </w:t>
      </w:r>
      <w:r>
        <w:rPr>
          <w:b/>
          <w:bCs/>
        </w:rPr>
        <w:t>YW</w:t>
      </w:r>
      <w:r>
        <w:t xml:space="preserve">: conceptualization, resources, formal analysis, writing - review and editing, supervision. </w:t>
      </w:r>
      <w:r>
        <w:rPr>
          <w:b/>
          <w:bCs/>
        </w:rPr>
        <w:t>VN</w:t>
      </w:r>
      <w:r>
        <w:t>: conceptualization, experimental methodology, writing - review and editing, supervision.</w:t>
      </w:r>
    </w:p>
    <w:p w14:paraId="15FEA605" w14:textId="77777777" w:rsidR="006E608B" w:rsidRDefault="00F1216D">
      <w:pPr>
        <w:pStyle w:val="Heading1"/>
      </w:pPr>
      <w:bookmarkStart w:id="118" w:name="funding"/>
      <w:bookmarkEnd w:id="117"/>
      <w:r>
        <w:t>Funding</w:t>
      </w:r>
    </w:p>
    <w:p w14:paraId="6533D7EB" w14:textId="77777777" w:rsidR="006E608B" w:rsidRDefault="00F1216D">
      <w:pPr>
        <w:pStyle w:val="FirstParagraph"/>
      </w:pPr>
      <w:r>
        <w:t>Open Access funding enabled by …</w:t>
      </w:r>
    </w:p>
    <w:p w14:paraId="10EF44DD" w14:textId="77777777" w:rsidR="006E608B" w:rsidRDefault="00F1216D">
      <w:pPr>
        <w:pStyle w:val="Heading1"/>
      </w:pPr>
      <w:bookmarkStart w:id="119" w:name="availability-of-data-and-code"/>
      <w:bookmarkEnd w:id="118"/>
      <w:r>
        <w:t>Availability of data and code</w:t>
      </w:r>
    </w:p>
    <w:p w14:paraId="46319ABE" w14:textId="77777777" w:rsidR="006E608B" w:rsidRDefault="00F1216D">
      <w:pPr>
        <w:pStyle w:val="FirstParagraph"/>
      </w:pPr>
      <w:r>
        <w:t>All data and code are available in the Zenodo repository …</w:t>
      </w:r>
    </w:p>
    <w:p w14:paraId="780A374C" w14:textId="77777777" w:rsidR="006E608B" w:rsidRDefault="00F1216D">
      <w:pPr>
        <w:pStyle w:val="Heading1"/>
      </w:pPr>
      <w:bookmarkStart w:id="120" w:name="declarations"/>
      <w:bookmarkEnd w:id="119"/>
      <w:r>
        <w:t>Declarations</w:t>
      </w:r>
    </w:p>
    <w:p w14:paraId="3AF85B5E" w14:textId="77777777" w:rsidR="006E608B" w:rsidRDefault="00F1216D">
      <w:pPr>
        <w:pStyle w:val="Heading2"/>
      </w:pPr>
      <w:bookmarkStart w:id="121" w:name="funding-1"/>
      <w:r>
        <w:t>Funding</w:t>
      </w:r>
    </w:p>
    <w:p w14:paraId="64D5E942" w14:textId="77777777" w:rsidR="006E608B" w:rsidRDefault="00F1216D">
      <w:pPr>
        <w:pStyle w:val="FirstParagraph"/>
      </w:pPr>
      <w:r>
        <w:t>This work was funded by a scholarship from the Deutscher Akademischer Austauschdienst (DAAD) to SC.</w:t>
      </w:r>
    </w:p>
    <w:p w14:paraId="7D626715" w14:textId="77777777" w:rsidR="006E608B" w:rsidRDefault="00F1216D">
      <w:pPr>
        <w:pStyle w:val="Heading2"/>
      </w:pPr>
      <w:bookmarkStart w:id="122" w:name="conflict-of-interest"/>
      <w:bookmarkEnd w:id="121"/>
      <w:r>
        <w:t>Conflict of interest</w:t>
      </w:r>
    </w:p>
    <w:p w14:paraId="4319963A" w14:textId="77777777" w:rsidR="006E608B" w:rsidRDefault="00F1216D">
      <w:pPr>
        <w:pStyle w:val="FirstParagraph"/>
      </w:pPr>
      <w:r>
        <w:t>YW owns PhenoSys equity</w:t>
      </w:r>
    </w:p>
    <w:p w14:paraId="47A503D0" w14:textId="77777777" w:rsidR="006E608B" w:rsidRDefault="00F1216D">
      <w:pPr>
        <w:pStyle w:val="Heading2"/>
      </w:pPr>
      <w:bookmarkStart w:id="123" w:name="code-availability"/>
      <w:bookmarkEnd w:id="122"/>
      <w:r>
        <w:t>Code availability</w:t>
      </w:r>
    </w:p>
    <w:p w14:paraId="20902D1D" w14:textId="77777777" w:rsidR="006E608B" w:rsidRDefault="00F1216D">
      <w:pPr>
        <w:pStyle w:val="FirstParagraph"/>
      </w:pPr>
      <w:r>
        <w:t>All data and code are available in the Zenodo repository …</w:t>
      </w:r>
    </w:p>
    <w:p w14:paraId="561F7040" w14:textId="77777777" w:rsidR="006E608B" w:rsidRDefault="00F1216D">
      <w:pPr>
        <w:pStyle w:val="Heading2"/>
      </w:pPr>
      <w:bookmarkStart w:id="124" w:name="open-access"/>
      <w:bookmarkEnd w:id="123"/>
      <w:r>
        <w:t>Open Access</w:t>
      </w:r>
    </w:p>
    <w:p w14:paraId="0F22225E" w14:textId="77777777" w:rsidR="006E608B" w:rsidRDefault="00F1216D">
      <w:pPr>
        <w:pStyle w:val="FirstParagraph"/>
      </w:pPr>
      <w:r>
        <w:t>Licenses</w:t>
      </w:r>
    </w:p>
    <w:p w14:paraId="2B8D1ED5" w14:textId="77777777" w:rsidR="006E608B" w:rsidRDefault="00F1216D">
      <w:pPr>
        <w:pStyle w:val="Heading1"/>
      </w:pPr>
      <w:bookmarkStart w:id="125" w:name="electronic-supplementary-material"/>
      <w:bookmarkEnd w:id="120"/>
      <w:bookmarkEnd w:id="124"/>
      <w:r>
        <w:lastRenderedPageBreak/>
        <w:t>Electronic Supplementary Material</w:t>
      </w:r>
    </w:p>
    <w:p w14:paraId="5FE48B12" w14:textId="77777777" w:rsidR="006E608B" w:rsidRDefault="00F1216D">
      <w:pPr>
        <w:pStyle w:val="Heading2"/>
      </w:pPr>
      <w:bookmarkStart w:id="126" w:name="X7591a900fa2aa6ab9d4f4ad96ea328141e032dd"/>
      <w:r>
        <w:t>First visits to the fluctuating option and initiating the sine function</w:t>
      </w:r>
    </w:p>
    <w:p w14:paraId="5DB82C7F" w14:textId="77777777" w:rsidR="006E608B" w:rsidRDefault="00F1216D">
      <w:pPr>
        <w:pStyle w:val="FirstParagraph"/>
      </w:pPr>
      <w:r>
        <w:rPr>
          <w:b/>
          <w:bCs/>
        </w:rPr>
        <w:t>should we include this or does it imply the bats were endangered or something?</w:t>
      </w:r>
      <w:r>
        <w:t xml:space="preserve"> The first visit to the fluctuating option every night triggered the start of the sine function that determined the volumes of the fluctuating output. Thus, the bats’ first experience of the fluctuating option was the peak of the sine function, 25 </w:t>
      </w:r>
      <m:oMath>
        <m:r>
          <w:rPr>
            <w:rFonts w:ascii="Cambria Math" w:hAnsi="Cambria Math"/>
          </w:rPr>
          <m:t>μ</m:t>
        </m:r>
      </m:oMath>
      <w:r>
        <w:t>L, from which point on the fluctuating output changed regardless of where the bats made visits. Most of the bats successfully triggered the start of the sine-wave and experienced the peak fluctuating volume as intended, but for a few individuals on a few experimental nights, their first visits to the fluctuating option were not properly recognised due to a technical error. This meant that the sine wave had begun and the fluctuating output was changing, but the bats had not experienced a reward at this option during their first visit to it. This raised the possibility that during their first rewarded visit to the fluctuating option the bats experience a low reward volume and so could have been less motivated to visit it again and experience the way the fluctuating output changed.</w:t>
      </w:r>
    </w:p>
    <w:p w14:paraId="7D8FE0BF" w14:textId="77777777" w:rsidR="006E608B" w:rsidRDefault="00F1216D">
      <w:pPr>
        <w:pStyle w:val="BodyText"/>
      </w:pPr>
      <w:r>
        <w:t>The bats that experienced this ‘false start’ to the fluctuating option are summarized in figure 9. These bats were all responsive, meaning that they made visits to both options on all the experimental nights; and each of them only experienced a non-rewarding first visit to the fluctuating option on one night each. It seemed therefore that this technical error had little to no consequence to the bats and they were included in the statistical analyses without differentiating them in any way.</w:t>
      </w:r>
    </w:p>
    <w:p w14:paraId="13ADECB6" w14:textId="77777777" w:rsidR="006E608B" w:rsidRDefault="00F1216D">
      <w:pPr>
        <w:pStyle w:val="CaptionedFigure"/>
      </w:pPr>
      <w:r>
        <w:rPr>
          <w:noProof/>
        </w:rPr>
        <w:lastRenderedPageBreak/>
        <w:drawing>
          <wp:inline distT="0" distB="0" distL="0" distR="0" wp14:anchorId="03CBCD37" wp14:editId="3C8C5B19">
            <wp:extent cx="5334000" cy="4572000"/>
            <wp:effectExtent l="0" t="0" r="0" b="0"/>
            <wp:docPr id="9" name="Picture" descr="Figure 9: Volumes experienced by a small number of bats at their first rewarded visit to the fluctuating option in a) the subjective mean experiment and b) the objective mean experiment. The black line represents the fluctuating output, the red dot represents when the first rewarded visit to the fluctuating option occurred."/>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irst-visits-sine-wave-1.png"/>
                    <pic:cNvPicPr>
                      <a:picLocks noChangeAspect="1" noChangeArrowheads="1"/>
                    </pic:cNvPicPr>
                  </pic:nvPicPr>
                  <pic:blipFill>
                    <a:blip r:embed="rId22"/>
                    <a:stretch>
                      <a:fillRect/>
                    </a:stretch>
                  </pic:blipFill>
                  <pic:spPr bwMode="auto">
                    <a:xfrm>
                      <a:off x="0" y="0"/>
                      <a:ext cx="5334000" cy="4572000"/>
                    </a:xfrm>
                    <a:prstGeom prst="rect">
                      <a:avLst/>
                    </a:prstGeom>
                    <a:noFill/>
                    <a:ln w="9525">
                      <a:noFill/>
                      <a:headEnd/>
                      <a:tailEnd/>
                    </a:ln>
                  </pic:spPr>
                </pic:pic>
              </a:graphicData>
            </a:graphic>
          </wp:inline>
        </w:drawing>
      </w:r>
    </w:p>
    <w:p w14:paraId="125EB632" w14:textId="77777777" w:rsidR="006E608B" w:rsidRDefault="00F1216D">
      <w:pPr>
        <w:pStyle w:val="ImageCaption"/>
      </w:pPr>
      <w:r>
        <w:t>Figure 9: Volumes experienced by a small number of bats at their first rewarded visit to the fluctuating option in a) the subjective mean experiment and b) the objective mean experiment. The black line represents the fluctuating output, the red dot represents when the first rewarded visit to the fluctuating option occurred.</w:t>
      </w:r>
    </w:p>
    <w:p w14:paraId="568058DB" w14:textId="77777777" w:rsidR="006E608B" w:rsidRDefault="00F1216D">
      <w:pPr>
        <w:pStyle w:val="Heading2"/>
      </w:pPr>
      <w:bookmarkStart w:id="127" w:name="details-of-the-statistical-analyses"/>
      <w:bookmarkEnd w:id="126"/>
      <w:r>
        <w:t>Details of the statistical analyses</w:t>
      </w:r>
    </w:p>
    <w:p w14:paraId="14DDA859" w14:textId="77777777" w:rsidR="006E608B" w:rsidRDefault="00F1216D">
      <w:pPr>
        <w:pStyle w:val="FirstParagraph"/>
      </w:pPr>
      <w:r>
        <w:t xml:space="preserve">The Bayesian generalized linear mixed-models fitted in </w:t>
      </w:r>
      <w:r>
        <w:rPr>
          <w:rStyle w:val="VerbatimChar"/>
        </w:rPr>
        <w:t>brms</w:t>
      </w:r>
      <w:r>
        <w:t xml:space="preserve"> used weakly-informative priors. The slopes and intercepts were given a Normal distribution with a mean of 0, and a standard deviation drawn from a Cauchy distribution with a mean of 0 and a standard deviation of 1. All the models were estimated using 4 chains with a thinning interval of 3.</w:t>
      </w:r>
    </w:p>
    <w:p w14:paraId="16900932" w14:textId="77777777" w:rsidR="006E608B" w:rsidRDefault="00F1216D">
      <w:pPr>
        <w:pStyle w:val="BodyText"/>
      </w:pPr>
      <w:r>
        <w:t>The models investigating the effect of trend, fluctuating volume and rate of change on the proportion of visits to the fluctuating option used 1200 warm-up samples and 1800 post-warm-up samples. A Bernoulli likelihood function was used with trend, rate of change, fluctuating output and their 2-way interactions modelled as fixed effects, with fluctuating output as a continuous predictor and the other two as categorical predictors. Random slopes and intercepts were used to fit regression lines for the individual bats.</w:t>
      </w:r>
    </w:p>
    <w:p w14:paraId="2EBD72BF" w14:textId="77777777" w:rsidR="006E608B" w:rsidRDefault="00F1216D">
      <w:pPr>
        <w:pStyle w:val="BodyText"/>
      </w:pPr>
      <w:r>
        <w:lastRenderedPageBreak/>
        <w:t xml:space="preserve">The models investigating the effect of trend and rate of change on the proportion of visits to the higher option of the volume pair 7 and 13.5 </w:t>
      </w:r>
      <m:oMath>
        <m:r>
          <w:rPr>
            <w:rFonts w:ascii="Cambria Math" w:hAnsi="Cambria Math"/>
          </w:rPr>
          <m:t>μ</m:t>
        </m:r>
      </m:oMath>
      <w:r>
        <w:t>L used 1000 warm-up samples and 1000 post-warm-up samples. A Bernoulli likelihood function was used with the categorical predictors trend, rate of change and their interactions modelled as fixed effects. Random slopes and intercepts were used to fit regression lines for the individual bats.</w:t>
      </w:r>
    </w:p>
    <w:p w14:paraId="34E7C9FA" w14:textId="77777777" w:rsidR="006E608B" w:rsidRDefault="00F1216D">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all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3B3C4553" w14:textId="77777777" w:rsidR="006E608B" w:rsidRDefault="00F1216D">
      <w:pPr>
        <w:pStyle w:val="Heading2"/>
      </w:pPr>
      <w:bookmarkStart w:id="128" w:name="X6827d3ea0dbfdbd07105729a7cf993540a347ef"/>
      <w:bookmarkEnd w:id="127"/>
      <w:r>
        <w:t>Coefficient values of predictor variables in the models</w:t>
      </w:r>
    </w:p>
    <w:p w14:paraId="123C6243" w14:textId="77777777" w:rsidR="006E608B" w:rsidRDefault="00F1216D">
      <w:pPr>
        <w:pStyle w:val="CaptionedFigure"/>
      </w:pPr>
      <w:r>
        <w:rPr>
          <w:noProof/>
        </w:rPr>
        <w:drawing>
          <wp:inline distT="0" distB="0" distL="0" distR="0" wp14:anchorId="6F8F96AF" wp14:editId="7294B826">
            <wp:extent cx="5334000" cy="4148666"/>
            <wp:effectExtent l="0" t="0" r="0" b="0"/>
            <wp:docPr id="10" name="Picture" descr="Figure 10: a) Forest plot of the estimates of the effect of Period, fluctuating volume and trend of the fluctuating volume on visits to the fluctuating option in the subjective mean experiment. b) Forest plot of the estimates of the effect of rate of change, fluctuating volume and trend of the fluctuating volume on visits to the fluctuating option in the su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orest-plot-trend-period-models-1.png"/>
                    <pic:cNvPicPr>
                      <a:picLocks noChangeAspect="1" noChangeArrowheads="1"/>
                    </pic:cNvPicPr>
                  </pic:nvPicPr>
                  <pic:blipFill>
                    <a:blip r:embed="rId23"/>
                    <a:stretch>
                      <a:fillRect/>
                    </a:stretch>
                  </pic:blipFill>
                  <pic:spPr bwMode="auto">
                    <a:xfrm>
                      <a:off x="0" y="0"/>
                      <a:ext cx="5334000" cy="4148666"/>
                    </a:xfrm>
                    <a:prstGeom prst="rect">
                      <a:avLst/>
                    </a:prstGeom>
                    <a:noFill/>
                    <a:ln w="9525">
                      <a:noFill/>
                      <a:headEnd/>
                      <a:tailEnd/>
                    </a:ln>
                  </pic:spPr>
                </pic:pic>
              </a:graphicData>
            </a:graphic>
          </wp:inline>
        </w:drawing>
      </w:r>
    </w:p>
    <w:p w14:paraId="31926767" w14:textId="77777777" w:rsidR="006E608B" w:rsidRDefault="00F1216D">
      <w:pPr>
        <w:pStyle w:val="ImageCaption"/>
      </w:pPr>
      <w:r>
        <w:t>Figure 10: a) Forest plot of the estimates of the effect of Period, fluctuating volume and trend of the fluctuating volume on visits to the fluctuating option in the subjective mean experiment. b) Forest plot of the estimates of the effect of rate of change, fluctuating volume and trend of the fluctuating volume on visits to the fluctuating option in the subjective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w:t>
      </w:r>
    </w:p>
    <w:p w14:paraId="5895A3B2" w14:textId="77777777" w:rsidR="006E608B" w:rsidRDefault="00F1216D">
      <w:pPr>
        <w:pStyle w:val="CaptionedFigure"/>
      </w:pPr>
      <w:r>
        <w:rPr>
          <w:noProof/>
        </w:rPr>
        <w:lastRenderedPageBreak/>
        <w:drawing>
          <wp:inline distT="0" distB="0" distL="0" distR="0" wp14:anchorId="4E697E51" wp14:editId="401FD4A6">
            <wp:extent cx="5334000" cy="5334000"/>
            <wp:effectExtent l="0" t="0" r="0" b="0"/>
            <wp:docPr id="11" name="Picture" descr="Figure 11: a) Forest plot of the estimates of the effect of rate of change, trend of the fluctuating volume on visits to the option yielding 13.5 \muL (the fluctuating option) when compared with 7 \muL (the fixed option) in the subjective mean experiment b) Forest plot of the estimates of the effect of rate of change, trend of the fluctuating volume on visits to the option yielding 13.5 \muL (the fixed option) when compared with 7 \muL (the fluctuating option) in the o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
            <wp:cNvGraphicFramePr/>
            <a:graphic xmlns:a="http://schemas.openxmlformats.org/drawingml/2006/main">
              <a:graphicData uri="http://schemas.openxmlformats.org/drawingml/2006/picture">
                <pic:pic xmlns:pic="http://schemas.openxmlformats.org/drawingml/2006/picture">
                  <pic:nvPicPr>
                    <pic:cNvPr id="0" name="Picture" descr="envtracking_intro_meth_results_files/figure-docx/fix-fluc-trend-period-models-1.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7FB5D63A" w14:textId="77777777" w:rsidR="006E608B" w:rsidRDefault="00F1216D">
      <w:pPr>
        <w:pStyle w:val="ImageCaption"/>
      </w:pPr>
      <w:r>
        <w:t xml:space="preserve">Figure 11: a) Forest plot of the estimates of the effect of rate of change, trend of the fluctuating volume on visits to the option yielding 13.5 </w:t>
      </w:r>
      <m:oMath>
        <m:r>
          <w:rPr>
            <w:rFonts w:ascii="Cambria Math" w:hAnsi="Cambria Math"/>
          </w:rPr>
          <m:t>μ</m:t>
        </m:r>
      </m:oMath>
      <w:r>
        <w:t xml:space="preserve">L (the fluctuating option) when compared with 7 </w:t>
      </w:r>
      <m:oMath>
        <m:r>
          <w:rPr>
            <w:rFonts w:ascii="Cambria Math" w:hAnsi="Cambria Math"/>
          </w:rPr>
          <m:t>μ</m:t>
        </m:r>
      </m:oMath>
      <w:r>
        <w:t xml:space="preserve">L (the fixed option) in the subjective mean experiment b) Forest plot of the estimates of the effect of rate of change, trend of the fluctuating volume on visits to the option yielding 13.5 </w:t>
      </w:r>
      <m:oMath>
        <m:r>
          <w:rPr>
            <w:rFonts w:ascii="Cambria Math" w:hAnsi="Cambria Math"/>
          </w:rPr>
          <m:t>μ</m:t>
        </m:r>
      </m:oMath>
      <w:r>
        <w:t xml:space="preserve">L (the fixed option) when compared with 7 </w:t>
      </w:r>
      <m:oMath>
        <m:r>
          <w:rPr>
            <w:rFonts w:ascii="Cambria Math" w:hAnsi="Cambria Math"/>
          </w:rPr>
          <m:t>μ</m:t>
        </m:r>
      </m:oMath>
      <w:r>
        <w:t>L (the fluctuating option) in the objective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w:t>
      </w:r>
    </w:p>
    <w:p w14:paraId="7DE864DB" w14:textId="24F13C2B" w:rsidR="006E608B" w:rsidRDefault="00F1216D">
      <w:pPr>
        <w:pStyle w:val="Heading1"/>
      </w:pPr>
      <w:bookmarkStart w:id="129" w:name="references"/>
      <w:bookmarkEnd w:id="125"/>
      <w:bookmarkEnd w:id="128"/>
      <w:r>
        <w:t>References</w:t>
      </w:r>
    </w:p>
    <w:p w14:paraId="3280AF78" w14:textId="77777777" w:rsidR="00470C79" w:rsidRPr="00D66170" w:rsidRDefault="00470C79" w:rsidP="00470C79">
      <w:pPr>
        <w:pStyle w:val="NormalWeb"/>
        <w:rPr>
          <w:rFonts w:asciiTheme="minorHAnsi" w:hAnsiTheme="minorHAnsi"/>
        </w:rPr>
      </w:pPr>
      <w:bookmarkStart w:id="130" w:name="ref-baker_sugar_1998"/>
      <w:bookmarkStart w:id="131" w:name="refs"/>
      <w:r w:rsidRPr="00D66170">
        <w:rPr>
          <w:rFonts w:asciiTheme="minorHAnsi" w:hAnsiTheme="minorHAnsi"/>
        </w:rPr>
        <w:t>Brunet-</w:t>
      </w:r>
      <w:proofErr w:type="spellStart"/>
      <w:r w:rsidRPr="00D66170">
        <w:rPr>
          <w:rFonts w:asciiTheme="minorHAnsi" w:hAnsiTheme="minorHAnsi"/>
        </w:rPr>
        <w:t>Rossinni</w:t>
      </w:r>
      <w:proofErr w:type="spellEnd"/>
      <w:r w:rsidRPr="00D66170">
        <w:rPr>
          <w:rFonts w:asciiTheme="minorHAnsi" w:hAnsiTheme="minorHAnsi"/>
        </w:rPr>
        <w:t xml:space="preserve">, A., and G. S. Wilkinson. 2009. Methods for age estimation and the study of senescence in bats. Ecological and </w:t>
      </w:r>
      <w:proofErr w:type="spellStart"/>
      <w:r w:rsidRPr="00D66170">
        <w:rPr>
          <w:rFonts w:asciiTheme="minorHAnsi" w:hAnsiTheme="minorHAnsi"/>
        </w:rPr>
        <w:t>behavioral</w:t>
      </w:r>
      <w:proofErr w:type="spellEnd"/>
      <w:r w:rsidRPr="00D66170">
        <w:rPr>
          <w:rFonts w:asciiTheme="minorHAnsi" w:hAnsiTheme="minorHAnsi"/>
        </w:rPr>
        <w:t xml:space="preserve"> methods for the study of bats:315-325.</w:t>
      </w:r>
    </w:p>
    <w:p w14:paraId="35CA71E8" w14:textId="77777777" w:rsidR="00470C79" w:rsidRDefault="00470C79">
      <w:pPr>
        <w:pStyle w:val="Bibliography"/>
      </w:pPr>
    </w:p>
    <w:p w14:paraId="4E791A1B" w14:textId="5E06612A" w:rsidR="006E608B" w:rsidRPr="008835BB" w:rsidRDefault="00F1216D">
      <w:pPr>
        <w:pStyle w:val="Bibliography"/>
        <w:rPr>
          <w:lang w:val="es-ES"/>
        </w:rPr>
      </w:pPr>
      <w:r>
        <w:t xml:space="preserve">Baker, Herbert G., Irene Baker, and Scott A. Hodges. 1998. “Sugar Composition of Nectars and Fruits Consumed by Birds and Bats in the Tropics and Subtropics.” </w:t>
      </w:r>
      <w:proofErr w:type="spellStart"/>
      <w:r w:rsidRPr="008835BB">
        <w:rPr>
          <w:i/>
          <w:iCs/>
          <w:lang w:val="es-ES"/>
        </w:rPr>
        <w:t>Biotropica</w:t>
      </w:r>
      <w:proofErr w:type="spellEnd"/>
      <w:r w:rsidRPr="008835BB">
        <w:rPr>
          <w:lang w:val="es-ES"/>
        </w:rPr>
        <w:t xml:space="preserve"> 30 (4): 559–86. https://doi.org/</w:t>
      </w:r>
      <w:r w:rsidR="0083003B">
        <w:fldChar w:fldCharType="begin"/>
      </w:r>
      <w:r w:rsidR="0083003B" w:rsidRPr="009E2989">
        <w:rPr>
          <w:lang w:val="es-ES"/>
          <w:rPrChange w:id="132" w:author="Vladislav" w:date="2022-03-29T10:44:00Z">
            <w:rPr/>
          </w:rPrChange>
        </w:rPr>
        <w:instrText xml:space="preserve"> HYPERLINK "https://doi.org/10.1111/j.1744-7429.1998.tb00097.x" \h </w:instrText>
      </w:r>
      <w:r w:rsidR="0083003B">
        <w:fldChar w:fldCharType="separate"/>
      </w:r>
      <w:r w:rsidRPr="008835BB">
        <w:rPr>
          <w:rStyle w:val="Hyperlink"/>
          <w:lang w:val="es-ES"/>
        </w:rPr>
        <w:t>https://doi.org/10.1111/j.1744-7429.1998.tb00097.x</w:t>
      </w:r>
      <w:r w:rsidR="0083003B">
        <w:rPr>
          <w:rStyle w:val="Hyperlink"/>
          <w:lang w:val="es-ES"/>
        </w:rPr>
        <w:fldChar w:fldCharType="end"/>
      </w:r>
      <w:r w:rsidRPr="008835BB">
        <w:rPr>
          <w:lang w:val="es-ES"/>
        </w:rPr>
        <w:t>.</w:t>
      </w:r>
    </w:p>
    <w:p w14:paraId="16EB6BA8" w14:textId="77777777" w:rsidR="006E608B" w:rsidRDefault="00F1216D">
      <w:pPr>
        <w:pStyle w:val="Bibliography"/>
      </w:pPr>
      <w:bookmarkStart w:id="133" w:name="ref-barnett_analysing_2012"/>
      <w:bookmarkEnd w:id="130"/>
      <w:r>
        <w:t xml:space="preserve">Barnett, Adrian, Peter Baker, and Annette Dobson. 2012. “Analysing Seasonal Data.” </w:t>
      </w:r>
      <w:r>
        <w:rPr>
          <w:i/>
          <w:iCs/>
        </w:rPr>
        <w:t>R Journal</w:t>
      </w:r>
      <w:r>
        <w:t xml:space="preserve"> 4 (1): 5–10. </w:t>
      </w:r>
      <w:hyperlink r:id="rId25">
        <w:r>
          <w:rPr>
            <w:rStyle w:val="Hyperlink"/>
          </w:rPr>
          <w:t>http://journal.r-project.org/archive/2012-1/RJournal_2012-1_G~Barnett~et~al.pdf</w:t>
        </w:r>
      </w:hyperlink>
      <w:r>
        <w:t>.</w:t>
      </w:r>
    </w:p>
    <w:p w14:paraId="608DCA72" w14:textId="77777777" w:rsidR="006E608B" w:rsidRDefault="00F1216D">
      <w:pPr>
        <w:pStyle w:val="Bibliography"/>
      </w:pPr>
      <w:bookmarkStart w:id="134" w:name="ref-buhusi_what_2005"/>
      <w:bookmarkEnd w:id="133"/>
      <w:r>
        <w:t xml:space="preserve">Buhusi, Catalin V., and Warren H. Meck. 2005. “What Makes Us Tick? Functional and Neural Mechanisms of Interval Timing.” </w:t>
      </w:r>
      <w:r>
        <w:rPr>
          <w:i/>
          <w:iCs/>
        </w:rPr>
        <w:t>Nature Reviews Neuroscience</w:t>
      </w:r>
      <w:r>
        <w:t xml:space="preserve"> 6 (10): 755–65. </w:t>
      </w:r>
      <w:hyperlink r:id="rId26">
        <w:r>
          <w:rPr>
            <w:rStyle w:val="Hyperlink"/>
          </w:rPr>
          <w:t>https://doi.org/10.1038/nrn1764</w:t>
        </w:r>
      </w:hyperlink>
      <w:r>
        <w:t>.</w:t>
      </w:r>
    </w:p>
    <w:p w14:paraId="3A9C5D04" w14:textId="77777777" w:rsidR="006E608B" w:rsidRDefault="00F1216D">
      <w:pPr>
        <w:pStyle w:val="Bibliography"/>
      </w:pPr>
      <w:bookmarkStart w:id="135" w:name="ref-burkner_brms_2017"/>
      <w:bookmarkEnd w:id="134"/>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7">
        <w:r>
          <w:rPr>
            <w:rStyle w:val="Hyperlink"/>
          </w:rPr>
          <w:t>https://doi.org/10.18637/jss.v080.i01</w:t>
        </w:r>
      </w:hyperlink>
      <w:r>
        <w:t>.</w:t>
      </w:r>
    </w:p>
    <w:p w14:paraId="1BA947FC" w14:textId="77777777" w:rsidR="006E608B" w:rsidRDefault="00F1216D">
      <w:pPr>
        <w:pStyle w:val="Bibliography"/>
      </w:pPr>
      <w:bookmarkStart w:id="136" w:name="ref-calahorra-oliart_cryptic_2021"/>
      <w:bookmarkEnd w:id="135"/>
      <w:r w:rsidRPr="008835BB">
        <w:rPr>
          <w:lang w:val="es-ES"/>
        </w:rPr>
        <w:t>Calahorra-</w:t>
      </w:r>
      <w:proofErr w:type="spellStart"/>
      <w:r w:rsidRPr="008835BB">
        <w:rPr>
          <w:lang w:val="es-ES"/>
        </w:rPr>
        <w:t>Oliart</w:t>
      </w:r>
      <w:proofErr w:type="spellEnd"/>
      <w:r w:rsidRPr="008835BB">
        <w:rPr>
          <w:lang w:val="es-ES"/>
        </w:rPr>
        <w:t xml:space="preserve">, Adriana, Sandra M Ospina-Garcés, and Livia León-Paniagua. </w:t>
      </w:r>
      <w:r>
        <w:t xml:space="preserve">2021. “Cryptic Species in </w:t>
      </w:r>
      <w:r>
        <w:rPr>
          <w:i/>
          <w:iCs/>
        </w:rPr>
        <w:t>Glossophaga Soricina</w:t>
      </w:r>
      <w:r>
        <w:t xml:space="preserve"> (Chiroptera: Phyllostomidae): Do Morphological Data Support Molecular Evidence?” Edited by Amy Baird. </w:t>
      </w:r>
      <w:r>
        <w:rPr>
          <w:i/>
          <w:iCs/>
        </w:rPr>
        <w:t>Journal of Mammalogy</w:t>
      </w:r>
      <w:r>
        <w:t xml:space="preserve"> 102 (1): 54–68. </w:t>
      </w:r>
      <w:hyperlink r:id="rId28">
        <w:r>
          <w:rPr>
            <w:rStyle w:val="Hyperlink"/>
          </w:rPr>
          <w:t>https://doi.org/10.1093/jmammal/gyaa116</w:t>
        </w:r>
      </w:hyperlink>
      <w:r>
        <w:t>.</w:t>
      </w:r>
    </w:p>
    <w:p w14:paraId="483B46BE" w14:textId="77777777" w:rsidR="006E608B" w:rsidRDefault="00F1216D">
      <w:pPr>
        <w:pStyle w:val="Bibliography"/>
      </w:pPr>
      <w:bookmarkStart w:id="137" w:name="ref-carpenter_stan_2017"/>
      <w:bookmarkEnd w:id="136"/>
      <w:r>
        <w:t>Carpenter, Bob, Andrew Gelman, Matthew D. Hoffman, Daniel Lee, Ben Goodrich, Michael Betancourt, Marcus Brubaker, Jiqiang Guo, Peter Li, and Allen Riddell. 2017. “</w:t>
      </w:r>
      <w:r>
        <w:rPr>
          <w:i/>
          <w:iCs/>
        </w:rPr>
        <w:t>Stan</w:t>
      </w:r>
      <w:r>
        <w:t xml:space="preserve"> : A Probabilistic Programming Language.” </w:t>
      </w:r>
      <w:r>
        <w:rPr>
          <w:i/>
          <w:iCs/>
        </w:rPr>
        <w:t>Journal of Statistical Software</w:t>
      </w:r>
      <w:r>
        <w:t xml:space="preserve"> 76 (1). </w:t>
      </w:r>
      <w:hyperlink r:id="rId29">
        <w:r>
          <w:rPr>
            <w:rStyle w:val="Hyperlink"/>
          </w:rPr>
          <w:t>https://doi.org/10.18637/jss.v076.i01</w:t>
        </w:r>
      </w:hyperlink>
      <w:r>
        <w:t>.</w:t>
      </w:r>
    </w:p>
    <w:p w14:paraId="2515C9B5" w14:textId="77777777" w:rsidR="006E608B" w:rsidRDefault="00F1216D">
      <w:pPr>
        <w:pStyle w:val="Bibliography"/>
      </w:pPr>
      <w:bookmarkStart w:id="138" w:name="ref-dunlap_tracking_2012"/>
      <w:bookmarkEnd w:id="137"/>
      <w:r>
        <w:t xml:space="preserve">Dunlap, Aimee S., and David W. Stephens. 2012. “Tracking a Changing Environment: Optimal Sampling, Adaptive Memory and Overnight Effects.” </w:t>
      </w:r>
      <w:r>
        <w:rPr>
          <w:i/>
          <w:iCs/>
        </w:rPr>
        <w:t>Behavioural Processes</w:t>
      </w:r>
      <w:r>
        <w:t xml:space="preserve"> 89 (2): 86–94. </w:t>
      </w:r>
      <w:hyperlink r:id="rId30">
        <w:r>
          <w:rPr>
            <w:rStyle w:val="Hyperlink"/>
          </w:rPr>
          <w:t>https://doi.org/10.1016/j.beproc.2011.10.005</w:t>
        </w:r>
      </w:hyperlink>
      <w:r>
        <w:t>.</w:t>
      </w:r>
    </w:p>
    <w:p w14:paraId="4FE7E0B2" w14:textId="77777777" w:rsidR="006E608B" w:rsidRDefault="00F1216D">
      <w:pPr>
        <w:pStyle w:val="Bibliography"/>
      </w:pPr>
      <w:bookmarkStart w:id="139" w:name="ref-kacelnik_risky_1998"/>
      <w:bookmarkEnd w:id="138"/>
      <w:r>
        <w:t xml:space="preserve">Kacelnik, Alex, and Fausto Brito e Abreu. 1998. “Risky Choice and Weber’s Law.” </w:t>
      </w:r>
      <w:r>
        <w:rPr>
          <w:i/>
          <w:iCs/>
        </w:rPr>
        <w:t>Journal of Theoretical Biology</w:t>
      </w:r>
      <w:r>
        <w:t xml:space="preserve"> 194 (2): 289–98. </w:t>
      </w:r>
      <w:hyperlink r:id="rId31">
        <w:r>
          <w:rPr>
            <w:rStyle w:val="Hyperlink"/>
          </w:rPr>
          <w:t>https://doi.org/10.1006/jtbi.1998.0763</w:t>
        </w:r>
      </w:hyperlink>
      <w:r>
        <w:t>.</w:t>
      </w:r>
    </w:p>
    <w:p w14:paraId="0DA3F27F" w14:textId="77777777" w:rsidR="006E608B" w:rsidRDefault="00F1216D">
      <w:pPr>
        <w:pStyle w:val="Bibliography"/>
      </w:pPr>
      <w:bookmarkStart w:id="140" w:name="ref-khullar_role_2012"/>
      <w:bookmarkEnd w:id="139"/>
      <w:r>
        <w:t>Khullar, Atul. 2012. “The Role of Melatonin in the Circadian Rhythm Sleep-Wake Cycle: A Review of Endogenous and Exogenous Melatonin,” July, 7.</w:t>
      </w:r>
    </w:p>
    <w:p w14:paraId="659A9FD7" w14:textId="77777777" w:rsidR="006E608B" w:rsidRDefault="00F1216D">
      <w:pPr>
        <w:pStyle w:val="Bibliography"/>
      </w:pPr>
      <w:bookmarkStart w:id="141" w:name="ref-lemke_foraging_1984"/>
      <w:bookmarkEnd w:id="140"/>
      <w:r>
        <w:t xml:space="preserve">Lemke, Thomas O. 1984. “Foraging Ecology of the Long-Nosed Bat, Glossophaga Soricina, With Respect to Resource Availability.” </w:t>
      </w:r>
      <w:r>
        <w:rPr>
          <w:i/>
          <w:iCs/>
        </w:rPr>
        <w:t>Ecology</w:t>
      </w:r>
      <w:r>
        <w:t xml:space="preserve"> 65 (2): 538–48. https://doi.org/</w:t>
      </w:r>
      <w:hyperlink r:id="rId32">
        <w:r>
          <w:rPr>
            <w:rStyle w:val="Hyperlink"/>
          </w:rPr>
          <w:t>https://doi.org/10.2307/1941416</w:t>
        </w:r>
      </w:hyperlink>
      <w:r>
        <w:t>.</w:t>
      </w:r>
    </w:p>
    <w:p w14:paraId="77F2F3A9" w14:textId="77777777" w:rsidR="006E608B" w:rsidRDefault="00F1216D">
      <w:pPr>
        <w:pStyle w:val="Bibliography"/>
      </w:pPr>
      <w:bookmarkStart w:id="142" w:name="ref-matell_interval_2003"/>
      <w:bookmarkEnd w:id="141"/>
      <w:r>
        <w:t xml:space="preserve">Matell, Matthew S., Warren H. Meck, and Miguel A. L. Nicolelis. 2003. “Interval Timing and the Encoding of Signal Duration by Ensembles of Cortical and Striatal Neurons.” </w:t>
      </w:r>
      <w:r>
        <w:rPr>
          <w:i/>
          <w:iCs/>
        </w:rPr>
        <w:t>Behavioral Neuroscience</w:t>
      </w:r>
      <w:r>
        <w:t xml:space="preserve"> 117 (4): 760–73. </w:t>
      </w:r>
      <w:hyperlink r:id="rId33">
        <w:r>
          <w:rPr>
            <w:rStyle w:val="Hyperlink"/>
          </w:rPr>
          <w:t>https://doi.org/10.1037/0735-7044.117.4.760</w:t>
        </w:r>
      </w:hyperlink>
      <w:r>
        <w:t>.</w:t>
      </w:r>
    </w:p>
    <w:p w14:paraId="3E7AA490" w14:textId="77777777" w:rsidR="006E608B" w:rsidRDefault="00F1216D">
      <w:pPr>
        <w:pStyle w:val="Bibliography"/>
      </w:pPr>
      <w:bookmarkStart w:id="143" w:name="ref-mcelreath_statistical_2020"/>
      <w:bookmarkEnd w:id="142"/>
      <w:r>
        <w:t xml:space="preserve">McElreath, Richard. 2020. </w:t>
      </w:r>
      <w:r>
        <w:rPr>
          <w:i/>
          <w:iCs/>
        </w:rPr>
        <w:t>Statistical Rethinking: A Bayesian Course with Examples in R and Stan</w:t>
      </w:r>
      <w:r>
        <w:t xml:space="preserve">. 2nd ed. Boca Raton: Chapman; Hall/CRC. </w:t>
      </w:r>
      <w:hyperlink r:id="rId34">
        <w:r>
          <w:rPr>
            <w:rStyle w:val="Hyperlink"/>
          </w:rPr>
          <w:t>https://doi.org/10.1201/9780429029608</w:t>
        </w:r>
      </w:hyperlink>
      <w:r>
        <w:t>.</w:t>
      </w:r>
    </w:p>
    <w:p w14:paraId="0208000F" w14:textId="77777777" w:rsidR="006E608B" w:rsidRDefault="00F1216D">
      <w:pPr>
        <w:pStyle w:val="Bibliography"/>
      </w:pPr>
      <w:bookmarkStart w:id="144" w:name="ref-nachev_webers_2013"/>
      <w:bookmarkEnd w:id="143"/>
      <w:r>
        <w:lastRenderedPageBreak/>
        <w:t xml:space="preserve">Nachev, Vladislav, Kai Petra Stich, and York Winter. 2013. “Weber’s Law, the Magnitude Effect and Discrimination of Sugar Concentrations in Nectar-Feeding Animals.” Edited by Jacob Engelmann. </w:t>
      </w:r>
      <w:r>
        <w:rPr>
          <w:i/>
          <w:iCs/>
        </w:rPr>
        <w:t>PLoS ONE</w:t>
      </w:r>
      <w:r>
        <w:t xml:space="preserve"> 8 (9): e74144. </w:t>
      </w:r>
      <w:hyperlink r:id="rId35">
        <w:r>
          <w:rPr>
            <w:rStyle w:val="Hyperlink"/>
          </w:rPr>
          <w:t>https://doi.org/10.1371/journal.pone.0074144</w:t>
        </w:r>
      </w:hyperlink>
      <w:r>
        <w:t>.</w:t>
      </w:r>
    </w:p>
    <w:p w14:paraId="07F6E777" w14:textId="77777777" w:rsidR="006E608B" w:rsidRDefault="00F1216D">
      <w:pPr>
        <w:pStyle w:val="Bibliography"/>
      </w:pPr>
      <w:bookmarkStart w:id="145" w:name="ref-shettleworth_cognition_2010"/>
      <w:bookmarkEnd w:id="144"/>
      <w:r>
        <w:t xml:space="preserve">Shettleworth, Sara J. 2010. </w:t>
      </w:r>
      <w:r>
        <w:rPr>
          <w:i/>
          <w:iCs/>
        </w:rPr>
        <w:t>Cognition, Evolution, and Behavior</w:t>
      </w:r>
      <w:r>
        <w:t>. 2nd ed. Oxford ; New York: Oxford University Press.</w:t>
      </w:r>
    </w:p>
    <w:p w14:paraId="261A7390" w14:textId="77777777" w:rsidR="006E608B" w:rsidRDefault="00F1216D">
      <w:pPr>
        <w:pStyle w:val="Bibliography"/>
      </w:pPr>
      <w:bookmarkStart w:id="146" w:name="ref-shettleworth_tracking_1988"/>
      <w:bookmarkEnd w:id="145"/>
      <w:r>
        <w:t xml:space="preserve">Shettleworth, Sara J., John R. Krebs, David W. Stephens, and John Gibbon. 1988. “Tracking a Fluctuating Environment: A Study of Sampling.” </w:t>
      </w:r>
      <w:r>
        <w:rPr>
          <w:i/>
          <w:iCs/>
        </w:rPr>
        <w:t>Animal Behaviour</w:t>
      </w:r>
      <w:r>
        <w:t xml:space="preserve"> 36 (1): 87–105. </w:t>
      </w:r>
      <w:hyperlink r:id="rId36">
        <w:r>
          <w:rPr>
            <w:rStyle w:val="Hyperlink"/>
          </w:rPr>
          <w:t>https://doi.org/10.1016/S0003-3472(88)80252-5</w:t>
        </w:r>
      </w:hyperlink>
      <w:r>
        <w:t>.</w:t>
      </w:r>
    </w:p>
    <w:p w14:paraId="5FD00FAD" w14:textId="77777777" w:rsidR="006E608B" w:rsidRDefault="00F1216D">
      <w:pPr>
        <w:pStyle w:val="Bibliography"/>
      </w:pPr>
      <w:bookmarkStart w:id="147" w:name="ref-stephens_economically_1987"/>
      <w:bookmarkEnd w:id="146"/>
      <w:r>
        <w:t xml:space="preserve">Stephens, D. W. 1987. “On Economically Tracking a Variable Environment.” </w:t>
      </w:r>
      <w:r>
        <w:rPr>
          <w:i/>
          <w:iCs/>
        </w:rPr>
        <w:t>Theoretical Population Biology</w:t>
      </w:r>
      <w:r>
        <w:t xml:space="preserve"> 32 (1): 15–25. </w:t>
      </w:r>
      <w:hyperlink r:id="rId37">
        <w:r>
          <w:rPr>
            <w:rStyle w:val="Hyperlink"/>
          </w:rPr>
          <w:t>https://doi.org/10.1016/0040-5809(87)90036-0</w:t>
        </w:r>
      </w:hyperlink>
      <w:r>
        <w:t>.</w:t>
      </w:r>
    </w:p>
    <w:p w14:paraId="4BF64F87" w14:textId="77777777" w:rsidR="006E608B" w:rsidRDefault="00F1216D">
      <w:pPr>
        <w:pStyle w:val="Bibliography"/>
      </w:pPr>
      <w:bookmarkStart w:id="148" w:name="ref-tamm_tracking_1987"/>
      <w:bookmarkEnd w:id="147"/>
      <w:r>
        <w:t xml:space="preserve">Tamm, Staffan. 1987. “Tracking Varying Environments: Sampling by Hummingbirds.” </w:t>
      </w:r>
      <w:r>
        <w:rPr>
          <w:i/>
          <w:iCs/>
        </w:rPr>
        <w:t>Animal Behaviour</w:t>
      </w:r>
      <w:r>
        <w:t xml:space="preserve"> 35 (6): 1725–34. </w:t>
      </w:r>
      <w:hyperlink r:id="rId38">
        <w:r>
          <w:rPr>
            <w:rStyle w:val="Hyperlink"/>
          </w:rPr>
          <w:t>https://doi.org/10.1016/S0003-3472(87)80065-9</w:t>
        </w:r>
      </w:hyperlink>
      <w:r>
        <w:t>.</w:t>
      </w:r>
    </w:p>
    <w:p w14:paraId="4355D0F3" w14:textId="77777777" w:rsidR="006E608B" w:rsidRDefault="00F1216D">
      <w:pPr>
        <w:pStyle w:val="Bibliography"/>
      </w:pPr>
      <w:bookmarkStart w:id="149" w:name="ref-toelch_psychometric_2007"/>
      <w:bookmarkEnd w:id="148"/>
      <w:r>
        <w:t xml:space="preserve">Toelch, Ulf, and York Winter. 2007. “Psychometric Function for Nectar Volume Perception of a Flower-Visiting Bat.” </w:t>
      </w:r>
      <w:r>
        <w:rPr>
          <w:i/>
          <w:iCs/>
        </w:rPr>
        <w:t>Journal of Comparative Physiology A</w:t>
      </w:r>
      <w:r>
        <w:t xml:space="preserve"> 193 (2): 265–69. </w:t>
      </w:r>
      <w:hyperlink r:id="rId39">
        <w:r>
          <w:rPr>
            <w:rStyle w:val="Hyperlink"/>
          </w:rPr>
          <w:t>https://doi.org/10.1007/s00359-006-0189-3</w:t>
        </w:r>
      </w:hyperlink>
      <w:r>
        <w:t>.</w:t>
      </w:r>
    </w:p>
    <w:p w14:paraId="4E3DCB20" w14:textId="77777777" w:rsidR="006E608B" w:rsidRDefault="00F1216D">
      <w:pPr>
        <w:pStyle w:val="Bibliography"/>
      </w:pPr>
      <w:bookmarkStart w:id="150" w:name="ref-voigt_field_2006"/>
      <w:bookmarkEnd w:id="149"/>
      <w:r>
        <w:t xml:space="preserve">Voigt, Christian C., Detlev H. Kelm, and G. Henk Visser. 2006. “Field Metabolic Rates of Phytophagous Bats: Do Pollination Strategies of Plants Make Life of Nectar-Feeders Spin Faster?” </w:t>
      </w:r>
      <w:r>
        <w:rPr>
          <w:i/>
          <w:iCs/>
        </w:rPr>
        <w:t>Journal of Comparative Physiology B</w:t>
      </w:r>
      <w:r>
        <w:t xml:space="preserve"> 176 (3): 213–22. </w:t>
      </w:r>
      <w:hyperlink r:id="rId40">
        <w:r>
          <w:rPr>
            <w:rStyle w:val="Hyperlink"/>
          </w:rPr>
          <w:t>https://doi.org/10.1007/s00360-005-0042-y</w:t>
        </w:r>
      </w:hyperlink>
      <w:r>
        <w:t>.</w:t>
      </w:r>
      <w:bookmarkEnd w:id="129"/>
      <w:bookmarkEnd w:id="131"/>
      <w:bookmarkEnd w:id="150"/>
    </w:p>
    <w:sectPr w:rsidR="006E608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Vladislav" w:date="2022-03-28T09:59:00Z" w:initials="V">
    <w:p w14:paraId="56B96A21" w14:textId="6FF9CC05" w:rsidR="008835BB" w:rsidRDefault="008835BB">
      <w:pPr>
        <w:pStyle w:val="CommentText"/>
      </w:pPr>
      <w:r>
        <w:rPr>
          <w:rStyle w:val="CommentReference"/>
        </w:rPr>
        <w:annotationRef/>
      </w:r>
      <w:r>
        <w:t>Make the implicit definition explicit here, state precisely what the definition is (perhaps following Dunlap and Stephens).</w:t>
      </w:r>
    </w:p>
  </w:comment>
  <w:comment w:id="3" w:author="Vladislav" w:date="2022-03-28T10:03:00Z" w:initials="V">
    <w:p w14:paraId="43DF7FB8" w14:textId="3B2E4499" w:rsidR="008835BB" w:rsidRDefault="008835BB">
      <w:pPr>
        <w:pStyle w:val="CommentText"/>
      </w:pPr>
      <w:r>
        <w:rPr>
          <w:rStyle w:val="CommentReference"/>
        </w:rPr>
        <w:annotationRef/>
      </w:r>
      <w:r w:rsidR="007C25D0">
        <w:t>This is</w:t>
      </w:r>
      <w:r>
        <w:t xml:space="preserve"> stricter than the usual definition </w:t>
      </w:r>
      <w:r w:rsidR="007C25D0">
        <w:t>which is something like “Sampling (i.e. gathering and storing) information concerning relevant features of the environment</w:t>
      </w:r>
      <w:r w:rsidR="007A3834">
        <w:t>” (</w:t>
      </w:r>
      <w:proofErr w:type="spellStart"/>
      <w:r w:rsidR="007A3834">
        <w:t>Mathot</w:t>
      </w:r>
      <w:proofErr w:type="spellEnd"/>
      <w:r w:rsidR="007A3834">
        <w:t xml:space="preserve"> et al. 2012). My definition of lapse rate in the psychometric papers was “the probability to select an option not based on stimulus intensity” or “make a visit at random”. Here are some citations to check: </w:t>
      </w:r>
      <w:hyperlink r:id="rId1" w:history="1">
        <w:r w:rsidR="007A3834" w:rsidRPr="0032056F">
          <w:rPr>
            <w:rStyle w:val="Hyperlink"/>
          </w:rPr>
          <w:t>https://onlinelibrary.wiley.com/doi/10.1111/j.1600-0706.2012.20339.x</w:t>
        </w:r>
      </w:hyperlink>
    </w:p>
    <w:p w14:paraId="21C354B2" w14:textId="1357E0A7" w:rsidR="007A3834" w:rsidRDefault="0083003B">
      <w:pPr>
        <w:pStyle w:val="CommentText"/>
      </w:pPr>
      <w:hyperlink r:id="rId2" w:history="1">
        <w:r w:rsidR="007A3834" w:rsidRPr="0032056F">
          <w:rPr>
            <w:rStyle w:val="Hyperlink"/>
          </w:rPr>
          <w:t>https://royalsocietypublishing.org/doi/10.1098/rstb.2012.0216</w:t>
        </w:r>
      </w:hyperlink>
    </w:p>
    <w:p w14:paraId="246C7BD5" w14:textId="790A78A5" w:rsidR="007A3834" w:rsidRDefault="007A3834">
      <w:pPr>
        <w:pStyle w:val="CommentText"/>
      </w:pPr>
    </w:p>
  </w:comment>
  <w:comment w:id="5" w:author="Vladislav" w:date="2022-03-28T10:26:00Z" w:initials="V">
    <w:p w14:paraId="42B3529E" w14:textId="235A925F" w:rsidR="007A3834" w:rsidRDefault="007A3834">
      <w:pPr>
        <w:pStyle w:val="CommentText"/>
      </w:pPr>
      <w:r>
        <w:rPr>
          <w:rStyle w:val="CommentReference"/>
        </w:rPr>
        <w:annotationRef/>
      </w:r>
      <w:r>
        <w:t>Since this is in the thesis already, can we make the recap shorter? Do you really need it?</w:t>
      </w:r>
      <w:r w:rsidR="008F0925">
        <w:t xml:space="preserve"> For an independent paper, yes, a recap is definitely needed, but even then, this could be shortened. Applies to following paragraph too. Some of the details could be repurposed for a discussion that tries to connect the results of the two papers together. What part of the previous chapter does the reader absolutely needs to know to understand this chapter? Leave that in its minimal form here and save the rest for the discussion.</w:t>
      </w:r>
    </w:p>
  </w:comment>
  <w:comment w:id="6" w:author="Vladislav" w:date="2022-03-28T10:36:00Z" w:initials="V">
    <w:p w14:paraId="31B8D9A7" w14:textId="2E9BC122" w:rsidR="008F0925" w:rsidRDefault="008F0925">
      <w:pPr>
        <w:pStyle w:val="CommentText"/>
      </w:pPr>
      <w:r>
        <w:rPr>
          <w:rStyle w:val="CommentReference"/>
        </w:rPr>
        <w:annotationRef/>
      </w:r>
      <w:r>
        <w:t>Yes and no. One part that is</w:t>
      </w:r>
      <w:r w:rsidR="00256B42">
        <w:t xml:space="preserve"> basically </w:t>
      </w:r>
      <w:r>
        <w:t xml:space="preserve">confirmatory was, will there be a breakdown of tracking for the slowest and fastest sine waves (was something we considered from the very beginning and the reasoning for choosing different </w:t>
      </w:r>
      <w:r w:rsidR="00256B42">
        <w:t>period</w:t>
      </w:r>
      <w:r>
        <w:t>s).</w:t>
      </w:r>
      <w:r w:rsidR="00256B42">
        <w:t xml:space="preserve"> This ties in with previous theoretical expectations that you mention in the introduction. </w:t>
      </w:r>
      <w:proofErr w:type="gramStart"/>
      <w:r w:rsidR="00256B42">
        <w:t>So</w:t>
      </w:r>
      <w:proofErr w:type="gramEnd"/>
      <w:r w:rsidR="00256B42">
        <w:t xml:space="preserve"> you could present this is as the main question but say that further details were approached as an exploratory analysis. Also, if tracking is well defined (you need to give a definition for your specific study here!) then this is also a simple confirmatory test. Tracking present, no tracking present, tracking present for this period but not for that period, etc. </w:t>
      </w:r>
      <w:r w:rsidR="00AD0BF6">
        <w:t xml:space="preserve">Or with a finer tracking measure, we expect an increase/decrease of tracking with an increase/decrease of this or that condition. </w:t>
      </w:r>
      <w:r w:rsidR="00256B42">
        <w:t>Similarly, we chose the different fixed options because of Weber’s law and made predictions bas</w:t>
      </w:r>
      <w:bookmarkStart w:id="9" w:name="_GoBack"/>
      <w:bookmarkEnd w:id="9"/>
      <w:r w:rsidR="00256B42">
        <w:t>ed on it. This was done before collecting any data. Check your notes from those times and you can be sure to include prior considerations as confirmatory (you don’t necessarily need to label them as such, but implicitly, by labeling anything that is strictly exploratory as exploratory).</w:t>
      </w:r>
    </w:p>
  </w:comment>
  <w:comment w:id="10" w:author="Vladislav" w:date="2022-03-28T10:43:00Z" w:initials="V">
    <w:p w14:paraId="1F9C3D64" w14:textId="47334434" w:rsidR="00256B42" w:rsidRDefault="00256B42">
      <w:pPr>
        <w:pStyle w:val="CommentText"/>
      </w:pPr>
      <w:r>
        <w:rPr>
          <w:rStyle w:val="CommentReference"/>
        </w:rPr>
        <w:annotationRef/>
      </w:r>
      <w:r>
        <w:t>Be a bit more specific here.</w:t>
      </w:r>
    </w:p>
  </w:comment>
  <w:comment w:id="11" w:author="Vladislav" w:date="2022-03-28T10:44:00Z" w:initials="V">
    <w:p w14:paraId="14CC54C3" w14:textId="38B93F91" w:rsidR="00256B42" w:rsidRPr="000D03FC" w:rsidRDefault="00256B42">
      <w:pPr>
        <w:pStyle w:val="CommentText"/>
        <w:rPr>
          <w:lang w:val="es-ES"/>
        </w:rPr>
      </w:pPr>
      <w:r>
        <w:rPr>
          <w:rStyle w:val="CommentReference"/>
        </w:rPr>
        <w:annotationRef/>
      </w:r>
      <w:r>
        <w:t>Again, there are theoretical reasons to expect certain influences in particular. They are already touched upon in the introduction.</w:t>
      </w:r>
      <w:r w:rsidR="003E2154">
        <w:t xml:space="preserve"> In a sense, first and second collapse to one, because one possible </w:t>
      </w:r>
      <w:r w:rsidR="001B7D3F">
        <w:t xml:space="preserve">answer to how is no tracking found at any level of any variable. </w:t>
      </w:r>
    </w:p>
  </w:comment>
  <w:comment w:id="23" w:author="Vladislav" w:date="2022-03-28T10:48:00Z" w:initials="V">
    <w:p w14:paraId="35C7D3C6" w14:textId="6728E373" w:rsidR="007A5C17" w:rsidRDefault="007A5C17">
      <w:pPr>
        <w:pStyle w:val="CommentText"/>
      </w:pPr>
      <w:r>
        <w:rPr>
          <w:rStyle w:val="CommentReference"/>
        </w:rPr>
        <w:annotationRef/>
      </w:r>
      <w:r>
        <w:t>Rephrase, because it reads a bit contradictory now.</w:t>
      </w:r>
    </w:p>
  </w:comment>
  <w:comment w:id="26" w:author="Vladislav" w:date="2022-03-28T10:54:00Z" w:initials="V">
    <w:p w14:paraId="147908EC" w14:textId="29F878F2" w:rsidR="007A5C17" w:rsidRDefault="007A5C17">
      <w:pPr>
        <w:pStyle w:val="CommentText"/>
      </w:pPr>
      <w:r>
        <w:rPr>
          <w:rStyle w:val="CommentReference"/>
        </w:rPr>
        <w:annotationRef/>
      </w:r>
      <w:r>
        <w:t>Compare to note below.</w:t>
      </w:r>
    </w:p>
  </w:comment>
  <w:comment w:id="29" w:author="Vladislav" w:date="2022-03-28T10:49:00Z" w:initials="V">
    <w:p w14:paraId="26AA922A" w14:textId="4B07A043" w:rsidR="007A5C17" w:rsidRDefault="007A5C17">
      <w:pPr>
        <w:pStyle w:val="CommentText"/>
      </w:pPr>
      <w:r>
        <w:rPr>
          <w:rStyle w:val="CommentReference"/>
        </w:rPr>
        <w:annotationRef/>
      </w:r>
      <w:r>
        <w:t>Why are the numbers counter-intuitive? Does the reader need to know your numbering scheme in the paper (as opposed to in the data set)? If not, this label is not necessary. You could refer to them as left and right flower.</w:t>
      </w:r>
    </w:p>
  </w:comment>
  <w:comment w:id="34" w:author="Vladislav" w:date="2022-03-28T10:53:00Z" w:initials="V">
    <w:p w14:paraId="417E4648" w14:textId="1A178C96" w:rsidR="007A5C17" w:rsidRDefault="007A5C17">
      <w:pPr>
        <w:pStyle w:val="CommentText"/>
      </w:pPr>
      <w:r>
        <w:rPr>
          <w:rStyle w:val="CommentReference"/>
        </w:rPr>
        <w:annotationRef/>
      </w:r>
      <w:r>
        <w:t>Contradicts your nectar preparation description above.</w:t>
      </w:r>
    </w:p>
  </w:comment>
  <w:comment w:id="41" w:author="Vladislav" w:date="2022-03-28T10:58:00Z" w:initials="V">
    <w:p w14:paraId="401384A9" w14:textId="35573179" w:rsidR="001A708E" w:rsidRDefault="001A708E">
      <w:pPr>
        <w:pStyle w:val="CommentText"/>
      </w:pPr>
      <w:r>
        <w:rPr>
          <w:rStyle w:val="CommentReference"/>
        </w:rPr>
        <w:annotationRef/>
      </w:r>
      <w:r>
        <w:t>Ominously phrased, microorganisms perhaps?</w:t>
      </w:r>
    </w:p>
  </w:comment>
  <w:comment w:id="43" w:author="Vladislav" w:date="2022-03-28T11:02:00Z" w:initials="V">
    <w:p w14:paraId="6CE5E4FA" w14:textId="6843F8FF" w:rsidR="0070624A" w:rsidRDefault="0070624A">
      <w:pPr>
        <w:pStyle w:val="CommentText"/>
      </w:pPr>
      <w:r>
        <w:rPr>
          <w:rStyle w:val="CommentReference"/>
        </w:rPr>
        <w:annotationRef/>
      </w:r>
      <w:r>
        <w:t>According to estimations based on previous result (give citation)</w:t>
      </w:r>
    </w:p>
  </w:comment>
  <w:comment w:id="47" w:author="Vladislav" w:date="2022-03-28T11:07:00Z" w:initials="V">
    <w:p w14:paraId="2A1C0176" w14:textId="772EADED" w:rsidR="0070624A" w:rsidRDefault="0070624A">
      <w:pPr>
        <w:pStyle w:val="CommentText"/>
      </w:pPr>
      <w:r>
        <w:rPr>
          <w:rStyle w:val="CommentReference"/>
        </w:rPr>
        <w:annotationRef/>
      </w:r>
      <w:r>
        <w:t>Potential question that reviewer would ask. Was there a correspondence of performance in training vs main experiment? Do you currently present the results of the training (if not, do so in a supplement)?</w:t>
      </w:r>
    </w:p>
  </w:comment>
  <w:comment w:id="49" w:author="Vladislav" w:date="2022-03-28T11:12:00Z" w:initials="V">
    <w:p w14:paraId="3DB35EB7" w14:textId="3CAD459A" w:rsidR="000B731F" w:rsidRDefault="000B731F">
      <w:pPr>
        <w:pStyle w:val="CommentText"/>
      </w:pPr>
      <w:r>
        <w:rPr>
          <w:rStyle w:val="CommentReference"/>
        </w:rPr>
        <w:annotationRef/>
      </w:r>
      <w:proofErr w:type="spellStart"/>
      <w:r>
        <w:t>Inconsisent</w:t>
      </w:r>
      <w:proofErr w:type="spellEnd"/>
      <w:r>
        <w:t xml:space="preserve"> colors. Red should be fixed?</w:t>
      </w:r>
    </w:p>
  </w:comment>
  <w:comment w:id="52" w:author="Vladislav" w:date="2022-03-28T12:39:00Z" w:initials="V">
    <w:p w14:paraId="788CA20A" w14:textId="09732405" w:rsidR="009904F7" w:rsidRDefault="009904F7">
      <w:pPr>
        <w:pStyle w:val="CommentText"/>
      </w:pPr>
      <w:r>
        <w:rPr>
          <w:rStyle w:val="CommentReference"/>
        </w:rPr>
        <w:annotationRef/>
      </w:r>
      <w:r>
        <w:t>This is better said below, without repetition</w:t>
      </w:r>
    </w:p>
  </w:comment>
  <w:comment w:id="58" w:author="Vladislav" w:date="2022-03-28T12:53:00Z" w:initials="V">
    <w:p w14:paraId="272BDBD4" w14:textId="4E35BEA4" w:rsidR="00F92717" w:rsidRDefault="00F92717">
      <w:pPr>
        <w:pStyle w:val="CommentText"/>
      </w:pPr>
      <w:r>
        <w:rPr>
          <w:rStyle w:val="CommentReference"/>
        </w:rPr>
        <w:annotationRef/>
      </w:r>
      <w:r>
        <w:t>You need a straightforward measure to extent of tracking, to see if there is an effect of period, etc. Something like RMSE, I guess, would do.</w:t>
      </w:r>
    </w:p>
  </w:comment>
  <w:comment w:id="63" w:author="Vladislav" w:date="2022-03-28T12:40:00Z" w:initials="V">
    <w:p w14:paraId="17EDCF98" w14:textId="7A3E83FF" w:rsidR="005B5A6F" w:rsidRDefault="005B5A6F">
      <w:pPr>
        <w:pStyle w:val="CommentText"/>
      </w:pPr>
      <w:r>
        <w:rPr>
          <w:rStyle w:val="CommentReference"/>
        </w:rPr>
        <w:annotationRef/>
      </w:r>
      <w:r>
        <w:t>This sentence interrupts the logical flow as it is. Add as a reminder, perhaps a parenthetical, after the following sentence.</w:t>
      </w:r>
    </w:p>
  </w:comment>
  <w:comment w:id="64" w:author="Vladislav" w:date="2022-03-28T12:42:00Z" w:initials="V">
    <w:p w14:paraId="7ACB2665" w14:textId="3F59B797" w:rsidR="00A35906" w:rsidRDefault="00A35906">
      <w:pPr>
        <w:pStyle w:val="CommentText"/>
      </w:pPr>
      <w:r>
        <w:rPr>
          <w:rStyle w:val="CommentReference"/>
        </w:rPr>
        <w:annotationRef/>
      </w:r>
      <w:r>
        <w:t>Do not start on a number.</w:t>
      </w:r>
    </w:p>
  </w:comment>
  <w:comment w:id="67" w:author="Vladislav" w:date="2022-03-28T12:45:00Z" w:initials="V">
    <w:p w14:paraId="1C9184B9" w14:textId="50AB81FC" w:rsidR="0054667D" w:rsidRDefault="0054667D">
      <w:pPr>
        <w:pStyle w:val="CommentText"/>
      </w:pPr>
      <w:r>
        <w:rPr>
          <w:rStyle w:val="CommentReference"/>
        </w:rPr>
        <w:annotationRef/>
      </w:r>
      <w:r>
        <w:t>A lot of these details are methodical in nature, even though they present results. As they consider data quality assurance and methods of exclusion, I think they should be moved to the methods, to free the results to move straight to the more interesting findings.</w:t>
      </w:r>
    </w:p>
  </w:comment>
  <w:comment w:id="76" w:author="Vladislav" w:date="2022-03-28T12:43:00Z" w:initials="V">
    <w:p w14:paraId="54FB7689" w14:textId="5BE2883D" w:rsidR="00A35906" w:rsidRDefault="00A35906">
      <w:pPr>
        <w:pStyle w:val="CommentText"/>
      </w:pPr>
      <w:r>
        <w:rPr>
          <w:rStyle w:val="CommentReference"/>
        </w:rPr>
        <w:annotationRef/>
      </w:r>
      <w:r>
        <w:t xml:space="preserve">Meta. </w:t>
      </w:r>
    </w:p>
  </w:comment>
  <w:comment w:id="77" w:author="Vladislav" w:date="2022-03-28T12:47:00Z" w:initials="V">
    <w:p w14:paraId="5EA68AA5" w14:textId="52ADBE98" w:rsidR="0054667D" w:rsidRDefault="0054667D">
      <w:pPr>
        <w:pStyle w:val="CommentText"/>
      </w:pPr>
      <w:r>
        <w:rPr>
          <w:rStyle w:val="CommentReference"/>
        </w:rPr>
        <w:annotationRef/>
      </w:r>
      <w:r>
        <w:t>Does not deserve central stage, move to supplement, shorten presentation, especially if no further analyses on these bats. So present responsive animals first, focus on them, then mention the non-</w:t>
      </w:r>
      <w:proofErr w:type="spellStart"/>
      <w:r>
        <w:t>responsives</w:t>
      </w:r>
      <w:proofErr w:type="spellEnd"/>
      <w:r>
        <w:t xml:space="preserve"> in the end, give ref. to supplement.</w:t>
      </w:r>
      <w:r w:rsidR="006D045C">
        <w:t xml:space="preserve"> Some nights can be fit with blue lines like in the other figure. You can find out that perhaps a clear threshold value of “degree of tracking” (this could be done via RMSE or with </w:t>
      </w:r>
      <w:proofErr w:type="gramStart"/>
      <w:r w:rsidR="006D045C">
        <w:t>an</w:t>
      </w:r>
      <w:proofErr w:type="gramEnd"/>
      <w:r w:rsidR="006D045C">
        <w:t xml:space="preserve"> </w:t>
      </w:r>
      <w:proofErr w:type="spellStart"/>
      <w:r w:rsidR="006D045C">
        <w:t>rpart</w:t>
      </w:r>
      <w:proofErr w:type="spellEnd"/>
      <w:r w:rsidR="006D045C">
        <w:t xml:space="preserve"> model) exists between reversal non-responsive and reversal responsive individuals.</w:t>
      </w:r>
    </w:p>
  </w:comment>
  <w:comment w:id="78" w:author="Vladislav" w:date="2022-03-28T12:48:00Z" w:initials="V">
    <w:p w14:paraId="266B2683" w14:textId="606FE3B0" w:rsidR="0054667D" w:rsidRDefault="0054667D">
      <w:pPr>
        <w:pStyle w:val="CommentText"/>
      </w:pPr>
      <w:r>
        <w:rPr>
          <w:rStyle w:val="CommentReference"/>
        </w:rPr>
        <w:annotationRef/>
      </w:r>
      <w:r>
        <w:t>meta</w:t>
      </w:r>
    </w:p>
  </w:comment>
  <w:comment w:id="79" w:author="Vladislav" w:date="2022-03-28T12:49:00Z" w:initials="V">
    <w:p w14:paraId="3F7EB4C0" w14:textId="48AE14CC" w:rsidR="0054667D" w:rsidRDefault="0054667D">
      <w:pPr>
        <w:pStyle w:val="CommentText"/>
      </w:pPr>
      <w:r>
        <w:rPr>
          <w:rStyle w:val="CommentReference"/>
        </w:rPr>
        <w:annotationRef/>
      </w:r>
      <w:r>
        <w:t>Give data for all (other) bats in supplements.</w:t>
      </w:r>
    </w:p>
  </w:comment>
  <w:comment w:id="91" w:author="Vladislav" w:date="2022-03-28T12:52:00Z" w:initials="V">
    <w:p w14:paraId="2F003B6E" w14:textId="4D465CAA" w:rsidR="00F92717" w:rsidRDefault="00F92717">
      <w:pPr>
        <w:pStyle w:val="CommentText"/>
      </w:pPr>
      <w:r>
        <w:rPr>
          <w:rStyle w:val="CommentReference"/>
        </w:rPr>
        <w:annotationRef/>
      </w:r>
      <w:r>
        <w:t>Need to say what type of smoothing funct</w:t>
      </w:r>
      <w:r w:rsidR="009E2989">
        <w:t>i</w:t>
      </w:r>
      <w:r>
        <w:t>on</w:t>
      </w:r>
    </w:p>
  </w:comment>
  <w:comment w:id="95" w:author="Vladislav" w:date="2022-03-29T10:46:00Z" w:initials="V">
    <w:p w14:paraId="27CFFFEC" w14:textId="107AE357" w:rsidR="006A2186" w:rsidRDefault="006A2186">
      <w:pPr>
        <w:pStyle w:val="CommentText"/>
      </w:pPr>
      <w:r>
        <w:rPr>
          <w:rStyle w:val="CommentReference"/>
        </w:rPr>
        <w:annotationRef/>
      </w:r>
      <w:r>
        <w:t xml:space="preserve">My suggestion is to mention the reversal non-responsive bats briefly in the methods and then drop the reference to this completely. </w:t>
      </w:r>
    </w:p>
    <w:p w14:paraId="2812BE81" w14:textId="72231F1F" w:rsidR="006A2186" w:rsidRDefault="006A2186">
      <w:pPr>
        <w:pStyle w:val="CommentText"/>
      </w:pPr>
    </w:p>
    <w:p w14:paraId="6913E0B4" w14:textId="77777777" w:rsidR="00AD0BF6" w:rsidRDefault="006A2186">
      <w:pPr>
        <w:pStyle w:val="CommentText"/>
      </w:pPr>
      <w:r>
        <w:t xml:space="preserve">A better version </w:t>
      </w:r>
      <w:r w:rsidR="00AD0BF6">
        <w:t>of these results</w:t>
      </w:r>
      <w:r>
        <w:t>:</w:t>
      </w:r>
    </w:p>
    <w:p w14:paraId="34521120" w14:textId="77777777" w:rsidR="00AD0BF6" w:rsidRDefault="00AD0BF6">
      <w:pPr>
        <w:pStyle w:val="CommentText"/>
      </w:pPr>
    </w:p>
    <w:p w14:paraId="486DD44F" w14:textId="4B67C5F3" w:rsidR="006A2186" w:rsidRDefault="006A2186">
      <w:pPr>
        <w:pStyle w:val="CommentText"/>
      </w:pPr>
      <w:r>
        <w:t xml:space="preserve">x out of z bats showed </w:t>
      </w:r>
      <w:r w:rsidR="006D045C">
        <w:t xml:space="preserve">[behavior that is needed to be classified as a reversal responsive bat]. These animals </w:t>
      </w:r>
      <w:r w:rsidR="00AD0BF6">
        <w:t>generally made a higher proportion of visits to the fluctuating option (some fig or other result citation here). The allocation of visits was also influenced by …. (another figure or table citation here).</w:t>
      </w:r>
    </w:p>
    <w:p w14:paraId="3306D714" w14:textId="77777777" w:rsidR="006D045C" w:rsidRDefault="006D045C">
      <w:pPr>
        <w:pStyle w:val="CommentText"/>
      </w:pPr>
    </w:p>
    <w:p w14:paraId="79A9B11F" w14:textId="7DFCE5A6" w:rsidR="006A2186" w:rsidRDefault="006A2186">
      <w:pPr>
        <w:pStyle w:val="CommentText"/>
      </w:pPr>
    </w:p>
    <w:p w14:paraId="6A030704" w14:textId="77777777" w:rsidR="006A2186" w:rsidRDefault="006A2186">
      <w:pPr>
        <w:pStyle w:val="CommentText"/>
      </w:pPr>
    </w:p>
    <w:p w14:paraId="44193EE6" w14:textId="55704ADC" w:rsidR="006A2186" w:rsidRDefault="006A2186">
      <w:pPr>
        <w:pStyle w:val="CommentText"/>
      </w:pPr>
      <w:proofErr w:type="gramStart"/>
      <w:r>
        <w:t>Also</w:t>
      </w:r>
      <w:proofErr w:type="gramEnd"/>
      <w:r>
        <w:t xml:space="preserve"> if it is called reversal non-responsive, it is not ok to shorten to simply non-responsive.</w:t>
      </w:r>
      <w:r>
        <w:br/>
        <w:t>A more general note: Watch out for unnecessary synonyms. If you have defined a concept use that consistently. Do not search for related but potentially different terms that you have not defined in your paper.</w:t>
      </w:r>
    </w:p>
  </w:comment>
  <w:comment w:id="97" w:author="Vladislav" w:date="2022-03-29T11:06:00Z" w:initials="V">
    <w:p w14:paraId="6721E67F" w14:textId="5A13053E" w:rsidR="00AD0BF6" w:rsidRDefault="00AD0BF6">
      <w:pPr>
        <w:pStyle w:val="CommentText"/>
      </w:pPr>
      <w:r>
        <w:rPr>
          <w:rStyle w:val="CommentReference"/>
        </w:rPr>
        <w:annotationRef/>
      </w:r>
      <w:r>
        <w:t>Seemed? Avoid this word in the results, use it for interpretation. In the results, focus on significance and effect sizes or other measures of strength of evidence.</w:t>
      </w:r>
    </w:p>
  </w:comment>
  <w:comment w:id="98" w:author="Vladislav" w:date="2022-03-29T11:09:00Z" w:initials="V">
    <w:p w14:paraId="3DB59913" w14:textId="130417C0" w:rsidR="00AD0BF6" w:rsidRDefault="00AD0BF6">
      <w:pPr>
        <w:pStyle w:val="CommentText"/>
      </w:pPr>
      <w:r>
        <w:rPr>
          <w:rStyle w:val="CommentReference"/>
        </w:rPr>
        <w:annotationRef/>
      </w:r>
      <w:r>
        <w:t>No subjective flavor in results.</w:t>
      </w:r>
    </w:p>
  </w:comment>
  <w:comment w:id="100" w:author="Vladislav" w:date="2022-03-29T11:10:00Z" w:initials="V">
    <w:p w14:paraId="1F0FDFB1" w14:textId="218EF07C" w:rsidR="00AD0BF6" w:rsidRDefault="00AD0BF6">
      <w:pPr>
        <w:pStyle w:val="CommentText"/>
      </w:pPr>
      <w:r>
        <w:rPr>
          <w:rStyle w:val="CommentReference"/>
        </w:rPr>
        <w:annotationRef/>
      </w:r>
      <w:r w:rsidR="000D03FC">
        <w:t>Unnecessary synonyms?</w:t>
      </w:r>
    </w:p>
  </w:comment>
  <w:comment w:id="101" w:author="Vladislav" w:date="2022-03-29T14:23:00Z" w:initials="V">
    <w:p w14:paraId="29295ECE" w14:textId="0EC5B787" w:rsidR="003734F3" w:rsidRDefault="003734F3">
      <w:pPr>
        <w:pStyle w:val="CommentText"/>
      </w:pPr>
      <w:r>
        <w:rPr>
          <w:rStyle w:val="CommentReference"/>
        </w:rPr>
        <w:annotationRef/>
      </w:r>
      <w:r>
        <w:t>Nice figure but does the model output tell us more about (significance or effect size of) certain parameters of interest? Present that, see comments about goals.</w:t>
      </w:r>
      <w:r w:rsidR="006C3659">
        <w:t xml:space="preserve"> Would make it clearer which model the plots are based on too. Discussion point, why are a and b different, why are bats “tracking” better at b and not a.</w:t>
      </w:r>
    </w:p>
  </w:comment>
  <w:comment w:id="102" w:author="Vladislav" w:date="2022-03-29T14:10:00Z" w:initials="V">
    <w:p w14:paraId="055C5F94" w14:textId="5200E4DF" w:rsidR="001C7ECE" w:rsidRDefault="001C7ECE">
      <w:pPr>
        <w:pStyle w:val="CommentText"/>
      </w:pPr>
      <w:r>
        <w:rPr>
          <w:rStyle w:val="CommentReference"/>
        </w:rPr>
        <w:annotationRef/>
      </w:r>
      <w:r>
        <w:t>A bit meta, or at least a bit wordy</w:t>
      </w:r>
    </w:p>
  </w:comment>
  <w:comment w:id="103" w:author="Vladislav" w:date="2022-03-29T14:11:00Z" w:initials="V">
    <w:p w14:paraId="07591E66" w14:textId="1F2CE95C" w:rsidR="001C7ECE" w:rsidRDefault="001C7ECE">
      <w:pPr>
        <w:pStyle w:val="CommentText"/>
      </w:pPr>
      <w:r>
        <w:rPr>
          <w:rStyle w:val="CommentReference"/>
        </w:rPr>
        <w:annotationRef/>
      </w:r>
      <w:r>
        <w:t>Inconsistent caption compared to the legend. Number of bats suggests number of different individuals</w:t>
      </w:r>
      <w:r w:rsidR="00F801AD">
        <w:t xml:space="preserve">. Information about which animal showed what reads like you will give individual information </w:t>
      </w:r>
      <w:r w:rsidR="00F801AD">
        <w:t>Animal ID or something similar</w:t>
      </w:r>
      <w:r w:rsidR="00F801AD">
        <w:t>. For context, give number of bats out of total number of bats.</w:t>
      </w:r>
    </w:p>
  </w:comment>
  <w:comment w:id="105" w:author="Vladislav" w:date="2022-03-29T14:17:00Z" w:initials="V">
    <w:p w14:paraId="190141AB" w14:textId="3C627B85" w:rsidR="00F801AD" w:rsidRDefault="00F801AD">
      <w:pPr>
        <w:pStyle w:val="CommentText"/>
      </w:pPr>
      <w:r>
        <w:rPr>
          <w:rStyle w:val="CommentReference"/>
        </w:rPr>
        <w:annotationRef/>
      </w:r>
      <w:r>
        <w:t>We talked how it is an oversell to mention the future, let us just cross it out here.</w:t>
      </w:r>
      <w:r w:rsidR="003734F3">
        <w:t xml:space="preserve"> State results in past tense, it is not time to interpret yet</w:t>
      </w:r>
    </w:p>
  </w:comment>
  <w:comment w:id="106" w:author="Vladislav" w:date="2022-03-29T14:29:00Z" w:initials="V">
    <w:p w14:paraId="521E65B2" w14:textId="4B09BE57" w:rsidR="006C3659" w:rsidRDefault="006C3659">
      <w:pPr>
        <w:pStyle w:val="CommentText"/>
      </w:pPr>
      <w:r>
        <w:rPr>
          <w:rStyle w:val="CommentReference"/>
        </w:rPr>
        <w:annotationRef/>
      </w:r>
      <w:r>
        <w:t>Careful, as written this refers to the red line only, not to the difference between red and blue. Before rewriting, let us discuss the goals again.</w:t>
      </w:r>
    </w:p>
  </w:comment>
  <w:comment w:id="107" w:author="Vladislav" w:date="2022-03-29T14:31:00Z" w:initials="V">
    <w:p w14:paraId="4FD7FB6E" w14:textId="7C98DF60" w:rsidR="006C3659" w:rsidRDefault="006C3659">
      <w:pPr>
        <w:pStyle w:val="CommentText"/>
      </w:pPr>
      <w:r>
        <w:rPr>
          <w:rStyle w:val="CommentReference"/>
        </w:rPr>
        <w:annotationRef/>
      </w:r>
      <w:r>
        <w:t>Always support with model results, not only with visual interpretation.</w:t>
      </w:r>
    </w:p>
  </w:comment>
  <w:comment w:id="109" w:author="Vladislav" w:date="2022-03-29T14:21:00Z" w:initials="V">
    <w:p w14:paraId="1CA1F4AB" w14:textId="14614266" w:rsidR="003734F3" w:rsidRDefault="003734F3">
      <w:pPr>
        <w:pStyle w:val="CommentText"/>
      </w:pPr>
      <w:r>
        <w:rPr>
          <w:rStyle w:val="CommentReference"/>
        </w:rPr>
        <w:annotationRef/>
      </w:r>
      <w:r>
        <w:t>Interpretation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96A21" w15:done="0"/>
  <w15:commentEx w15:paraId="246C7BD5" w15:done="0"/>
  <w15:commentEx w15:paraId="42B3529E" w15:done="0"/>
  <w15:commentEx w15:paraId="31B8D9A7" w15:done="0"/>
  <w15:commentEx w15:paraId="1F9C3D64" w15:done="0"/>
  <w15:commentEx w15:paraId="14CC54C3" w15:done="0"/>
  <w15:commentEx w15:paraId="35C7D3C6" w15:done="0"/>
  <w15:commentEx w15:paraId="147908EC" w15:done="0"/>
  <w15:commentEx w15:paraId="26AA922A" w15:done="0"/>
  <w15:commentEx w15:paraId="417E4648" w15:done="0"/>
  <w15:commentEx w15:paraId="401384A9" w15:done="0"/>
  <w15:commentEx w15:paraId="6CE5E4FA" w15:done="0"/>
  <w15:commentEx w15:paraId="2A1C0176" w15:done="0"/>
  <w15:commentEx w15:paraId="3DB35EB7" w15:done="0"/>
  <w15:commentEx w15:paraId="788CA20A" w15:done="0"/>
  <w15:commentEx w15:paraId="272BDBD4" w15:done="0"/>
  <w15:commentEx w15:paraId="17EDCF98" w15:done="0"/>
  <w15:commentEx w15:paraId="7ACB2665" w15:done="0"/>
  <w15:commentEx w15:paraId="1C9184B9" w15:done="0"/>
  <w15:commentEx w15:paraId="54FB7689" w15:done="0"/>
  <w15:commentEx w15:paraId="5EA68AA5" w15:done="0"/>
  <w15:commentEx w15:paraId="266B2683" w15:done="0"/>
  <w15:commentEx w15:paraId="3F7EB4C0" w15:done="0"/>
  <w15:commentEx w15:paraId="2F003B6E" w15:done="0"/>
  <w15:commentEx w15:paraId="44193EE6" w15:done="0"/>
  <w15:commentEx w15:paraId="6721E67F" w15:done="0"/>
  <w15:commentEx w15:paraId="3DB59913" w15:done="0"/>
  <w15:commentEx w15:paraId="1F0FDFB1" w15:done="0"/>
  <w15:commentEx w15:paraId="29295ECE" w15:done="0"/>
  <w15:commentEx w15:paraId="055C5F94" w15:done="0"/>
  <w15:commentEx w15:paraId="07591E66" w15:done="0"/>
  <w15:commentEx w15:paraId="190141AB" w15:done="0"/>
  <w15:commentEx w15:paraId="521E65B2" w15:done="0"/>
  <w15:commentEx w15:paraId="4FD7FB6E" w15:done="0"/>
  <w15:commentEx w15:paraId="1CA1F4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96A21" w16cid:durableId="25EC058E"/>
  <w16cid:commentId w16cid:paraId="246C7BD5" w16cid:durableId="25EC0654"/>
  <w16cid:commentId w16cid:paraId="42B3529E" w16cid:durableId="25EC0BE5"/>
  <w16cid:commentId w16cid:paraId="31B8D9A7" w16cid:durableId="25EC0E3A"/>
  <w16cid:commentId w16cid:paraId="1F9C3D64" w16cid:durableId="25EC0FE0"/>
  <w16cid:commentId w16cid:paraId="14CC54C3" w16cid:durableId="25EC1011"/>
  <w16cid:commentId w16cid:paraId="35C7D3C6" w16cid:durableId="25EC10E8"/>
  <w16cid:commentId w16cid:paraId="147908EC" w16cid:durableId="25EC1253"/>
  <w16cid:commentId w16cid:paraId="26AA922A" w16cid:durableId="25EC1154"/>
  <w16cid:commentId w16cid:paraId="417E4648" w16cid:durableId="25EC1212"/>
  <w16cid:commentId w16cid:paraId="401384A9" w16cid:durableId="25EC1351"/>
  <w16cid:commentId w16cid:paraId="6CE5E4FA" w16cid:durableId="25EC142C"/>
  <w16cid:commentId w16cid:paraId="2A1C0176" w16cid:durableId="25EC156C"/>
  <w16cid:commentId w16cid:paraId="3DB35EB7" w16cid:durableId="25EC1689"/>
  <w16cid:commentId w16cid:paraId="788CA20A" w16cid:durableId="25EC2B0C"/>
  <w16cid:commentId w16cid:paraId="272BDBD4" w16cid:durableId="25EC2E5A"/>
  <w16cid:commentId w16cid:paraId="17EDCF98" w16cid:durableId="25EC2B4E"/>
  <w16cid:commentId w16cid:paraId="7ACB2665" w16cid:durableId="25EC2BB3"/>
  <w16cid:commentId w16cid:paraId="1C9184B9" w16cid:durableId="25EC2C78"/>
  <w16cid:commentId w16cid:paraId="54FB7689" w16cid:durableId="25EC2BF4"/>
  <w16cid:commentId w16cid:paraId="5EA68AA5" w16cid:durableId="25EC2CF5"/>
  <w16cid:commentId w16cid:paraId="266B2683" w16cid:durableId="25EC2D39"/>
  <w16cid:commentId w16cid:paraId="3F7EB4C0" w16cid:durableId="25EC2D6D"/>
  <w16cid:commentId w16cid:paraId="2F003B6E" w16cid:durableId="25EC2E0E"/>
  <w16cid:commentId w16cid:paraId="44193EE6" w16cid:durableId="25ED61EA"/>
  <w16cid:commentId w16cid:paraId="6721E67F" w16cid:durableId="25ED66BA"/>
  <w16cid:commentId w16cid:paraId="3DB59913" w16cid:durableId="25ED6769"/>
  <w16cid:commentId w16cid:paraId="1F0FDFB1" w16cid:durableId="25ED67BC"/>
  <w16cid:commentId w16cid:paraId="29295ECE" w16cid:durableId="25ED94FF"/>
  <w16cid:commentId w16cid:paraId="055C5F94" w16cid:durableId="25ED91BE"/>
  <w16cid:commentId w16cid:paraId="07591E66" w16cid:durableId="25ED91F9"/>
  <w16cid:commentId w16cid:paraId="190141AB" w16cid:durableId="25ED9396"/>
  <w16cid:commentId w16cid:paraId="521E65B2" w16cid:durableId="25ED9663"/>
  <w16cid:commentId w16cid:paraId="4FD7FB6E" w16cid:durableId="25ED96BA"/>
  <w16cid:commentId w16cid:paraId="1CA1F4AB" w16cid:durableId="25ED94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B07CF" w14:textId="77777777" w:rsidR="0083003B" w:rsidRDefault="0083003B">
      <w:pPr>
        <w:spacing w:after="0"/>
      </w:pPr>
      <w:r>
        <w:separator/>
      </w:r>
    </w:p>
  </w:endnote>
  <w:endnote w:type="continuationSeparator" w:id="0">
    <w:p w14:paraId="2C45C6F3" w14:textId="77777777" w:rsidR="0083003B" w:rsidRDefault="008300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602DA" w14:textId="77777777" w:rsidR="0083003B" w:rsidRDefault="0083003B">
      <w:r>
        <w:separator/>
      </w:r>
    </w:p>
  </w:footnote>
  <w:footnote w:type="continuationSeparator" w:id="0">
    <w:p w14:paraId="31839EF9" w14:textId="77777777" w:rsidR="0083003B" w:rsidRDefault="008300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77AD1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7A56D4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2C24EF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ladislav">
    <w15:presenceInfo w15:providerId="None" w15:userId="Vladisla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731F"/>
    <w:rsid w:val="000D03FC"/>
    <w:rsid w:val="000D7B9A"/>
    <w:rsid w:val="001A708E"/>
    <w:rsid w:val="001B7D3F"/>
    <w:rsid w:val="001C7ECE"/>
    <w:rsid w:val="001D60F9"/>
    <w:rsid w:val="00256B42"/>
    <w:rsid w:val="00281B60"/>
    <w:rsid w:val="003734F3"/>
    <w:rsid w:val="003E2154"/>
    <w:rsid w:val="004024E8"/>
    <w:rsid w:val="00470C79"/>
    <w:rsid w:val="0047297F"/>
    <w:rsid w:val="00492895"/>
    <w:rsid w:val="004E29B3"/>
    <w:rsid w:val="0054667D"/>
    <w:rsid w:val="00590D07"/>
    <w:rsid w:val="005B5A6F"/>
    <w:rsid w:val="006A2186"/>
    <w:rsid w:val="006C3659"/>
    <w:rsid w:val="006D045C"/>
    <w:rsid w:val="006E608B"/>
    <w:rsid w:val="0070624A"/>
    <w:rsid w:val="00784D58"/>
    <w:rsid w:val="007A3834"/>
    <w:rsid w:val="007A5C17"/>
    <w:rsid w:val="007C25D0"/>
    <w:rsid w:val="0083003B"/>
    <w:rsid w:val="008835BB"/>
    <w:rsid w:val="008D6863"/>
    <w:rsid w:val="008F0925"/>
    <w:rsid w:val="009904F7"/>
    <w:rsid w:val="009E2989"/>
    <w:rsid w:val="00A35906"/>
    <w:rsid w:val="00A90D8A"/>
    <w:rsid w:val="00AD0BF6"/>
    <w:rsid w:val="00B67430"/>
    <w:rsid w:val="00B744ED"/>
    <w:rsid w:val="00B86B75"/>
    <w:rsid w:val="00BC48D5"/>
    <w:rsid w:val="00C36279"/>
    <w:rsid w:val="00E315A3"/>
    <w:rsid w:val="00F1216D"/>
    <w:rsid w:val="00F73E32"/>
    <w:rsid w:val="00F801AD"/>
    <w:rsid w:val="00F927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F3AE"/>
  <w15:docId w15:val="{0312AC45-C780-444E-92B0-0C49B537B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470C79"/>
    <w:pPr>
      <w:spacing w:before="100" w:beforeAutospacing="1" w:after="100" w:afterAutospacing="1"/>
    </w:pPr>
    <w:rPr>
      <w:rFonts w:ascii="Times New Roman" w:eastAsia="Times New Roman" w:hAnsi="Times New Roman" w:cs="Times New Roman"/>
      <w:lang w:val="en-IN" w:eastAsia="en-GB"/>
    </w:rPr>
  </w:style>
  <w:style w:type="character" w:styleId="CommentReference">
    <w:name w:val="annotation reference"/>
    <w:basedOn w:val="DefaultParagraphFont"/>
    <w:semiHidden/>
    <w:unhideWhenUsed/>
    <w:rsid w:val="008835BB"/>
    <w:rPr>
      <w:sz w:val="16"/>
      <w:szCs w:val="16"/>
    </w:rPr>
  </w:style>
  <w:style w:type="paragraph" w:styleId="CommentText">
    <w:name w:val="annotation text"/>
    <w:basedOn w:val="Normal"/>
    <w:link w:val="CommentTextChar"/>
    <w:semiHidden/>
    <w:unhideWhenUsed/>
    <w:rsid w:val="008835BB"/>
    <w:rPr>
      <w:sz w:val="20"/>
      <w:szCs w:val="20"/>
    </w:rPr>
  </w:style>
  <w:style w:type="character" w:customStyle="1" w:styleId="CommentTextChar">
    <w:name w:val="Comment Text Char"/>
    <w:basedOn w:val="DefaultParagraphFont"/>
    <w:link w:val="CommentText"/>
    <w:semiHidden/>
    <w:rsid w:val="008835BB"/>
    <w:rPr>
      <w:sz w:val="20"/>
      <w:szCs w:val="20"/>
    </w:rPr>
  </w:style>
  <w:style w:type="paragraph" w:styleId="CommentSubject">
    <w:name w:val="annotation subject"/>
    <w:basedOn w:val="CommentText"/>
    <w:next w:val="CommentText"/>
    <w:link w:val="CommentSubjectChar"/>
    <w:semiHidden/>
    <w:unhideWhenUsed/>
    <w:rsid w:val="008835BB"/>
    <w:rPr>
      <w:b/>
      <w:bCs/>
    </w:rPr>
  </w:style>
  <w:style w:type="character" w:customStyle="1" w:styleId="CommentSubjectChar">
    <w:name w:val="Comment Subject Char"/>
    <w:basedOn w:val="CommentTextChar"/>
    <w:link w:val="CommentSubject"/>
    <w:semiHidden/>
    <w:rsid w:val="008835BB"/>
    <w:rPr>
      <w:b/>
      <w:bCs/>
      <w:sz w:val="20"/>
      <w:szCs w:val="20"/>
    </w:rPr>
  </w:style>
  <w:style w:type="paragraph" w:styleId="BalloonText">
    <w:name w:val="Balloon Text"/>
    <w:basedOn w:val="Normal"/>
    <w:link w:val="BalloonTextChar"/>
    <w:semiHidden/>
    <w:unhideWhenUsed/>
    <w:rsid w:val="008835B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835BB"/>
    <w:rPr>
      <w:rFonts w:ascii="Segoe UI" w:hAnsi="Segoe UI" w:cs="Segoe UI"/>
      <w:sz w:val="18"/>
      <w:szCs w:val="18"/>
    </w:rPr>
  </w:style>
  <w:style w:type="character" w:styleId="UnresolvedMention">
    <w:name w:val="Unresolved Mention"/>
    <w:basedOn w:val="DefaultParagraphFont"/>
    <w:uiPriority w:val="99"/>
    <w:semiHidden/>
    <w:unhideWhenUsed/>
    <w:rsid w:val="007A3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oyalsocietypublishing.org/doi/10.1098/rstb.2012.0216" TargetMode="External"/><Relationship Id="rId1" Type="http://schemas.openxmlformats.org/officeDocument/2006/relationships/hyperlink" Target="https://onlinelibrary.wiley.com/doi/10.1111/j.1600-0706.2012.20339.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38/nrn1764" TargetMode="External"/><Relationship Id="rId39" Type="http://schemas.openxmlformats.org/officeDocument/2006/relationships/hyperlink" Target="https://doi.org/10.1007/s00359-006-0189-3" TargetMode="External"/><Relationship Id="rId21" Type="http://schemas.openxmlformats.org/officeDocument/2006/relationships/image" Target="media/image11.png"/><Relationship Id="rId34" Type="http://schemas.openxmlformats.org/officeDocument/2006/relationships/hyperlink" Target="https://doi.org/10.1201/9780429029608"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8637/jss.v076.i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2307/1941416" TargetMode="External"/><Relationship Id="rId37" Type="http://schemas.openxmlformats.org/officeDocument/2006/relationships/hyperlink" Target="https://doi.org/10.1016/0040-5809(87)90036-0" TargetMode="External"/><Relationship Id="rId40" Type="http://schemas.openxmlformats.org/officeDocument/2006/relationships/hyperlink" Target="https://doi.org/10.1007/s00360-005-0042-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93/jmammal/gyaa116" TargetMode="External"/><Relationship Id="rId36" Type="http://schemas.openxmlformats.org/officeDocument/2006/relationships/hyperlink" Target="https://doi.org/10.1016/S0003-3472(88)80252-5"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doi.org/10.1006/jtbi.1998.076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8637/jss.v080.i01" TargetMode="External"/><Relationship Id="rId30" Type="http://schemas.openxmlformats.org/officeDocument/2006/relationships/hyperlink" Target="https://doi.org/10.1016/j.beproc.2011.10.005" TargetMode="External"/><Relationship Id="rId35" Type="http://schemas.openxmlformats.org/officeDocument/2006/relationships/hyperlink" Target="https://doi.org/10.1371/journal.pone.0074144" TargetMode="Externa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journal.r-project.org/archive/2012-1/RJournal_2012-1_G~Barnett~et~al.pdf" TargetMode="External"/><Relationship Id="rId33" Type="http://schemas.openxmlformats.org/officeDocument/2006/relationships/hyperlink" Target="https://doi.org/10.1037/0735-7044.117.4.760" TargetMode="External"/><Relationship Id="rId38" Type="http://schemas.openxmlformats.org/officeDocument/2006/relationships/hyperlink" Target="https://doi.org/10.1016/S0003-3472(87)8006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E04D3-1044-4500-9CE0-28B5D8FF2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7966</Words>
  <Characters>45411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Tracking a continually changing environment</vt:lpstr>
    </vt:vector>
  </TitlesOfParts>
  <Company/>
  <LinksUpToDate>false</LinksUpToDate>
  <CharactersWithSpaces>53271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a continually changing environment</dc:title>
  <dc:creator>Shambhavi Chidambaram</dc:creator>
  <cp:keywords/>
  <cp:lastModifiedBy>Vladislav</cp:lastModifiedBy>
  <cp:revision>17</cp:revision>
  <dcterms:created xsi:type="dcterms:W3CDTF">2022-03-24T13:49:00Z</dcterms:created>
  <dcterms:modified xsi:type="dcterms:W3CDTF">2022-03-29T13:49:00Z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sinewave.bib</vt:lpwstr>
  </property>
  <property fmtid="{D5CDD505-2E9C-101B-9397-08002B2CF9AE}" pid="4" name="header-includes">
    <vt:lpwstr/>
  </property>
  <property fmtid="{D5CDD505-2E9C-101B-9397-08002B2CF9AE}" pid="5" name="output">
    <vt:lpwstr/>
  </property>
</Properties>
</file>